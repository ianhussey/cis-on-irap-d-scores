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30124" w14:textId="127675CB" w:rsidR="000A4CF6" w:rsidRPr="001352DE" w:rsidRDefault="000A4CF6" w:rsidP="007006FC">
      <w:pPr>
        <w:pStyle w:val="Heading1"/>
        <w:rPr>
          <w:sz w:val="28"/>
          <w:szCs w:val="28"/>
        </w:rPr>
      </w:pPr>
    </w:p>
    <w:p w14:paraId="6591B68C" w14:textId="221515D8" w:rsidR="00E0058C" w:rsidRPr="001352DE" w:rsidRDefault="00E0058C" w:rsidP="007006FC">
      <w:pPr>
        <w:ind w:firstLine="0"/>
        <w:jc w:val="center"/>
        <w:rPr>
          <w:sz w:val="28"/>
          <w:szCs w:val="28"/>
        </w:rPr>
      </w:pPr>
    </w:p>
    <w:p w14:paraId="1DF3B20C" w14:textId="29024124" w:rsidR="00E0058C" w:rsidRPr="001352DE" w:rsidRDefault="00E0058C" w:rsidP="007006FC">
      <w:pPr>
        <w:ind w:firstLine="0"/>
        <w:jc w:val="center"/>
        <w:rPr>
          <w:sz w:val="28"/>
          <w:szCs w:val="28"/>
        </w:rPr>
      </w:pPr>
    </w:p>
    <w:p w14:paraId="5689C031" w14:textId="77777777" w:rsidR="00E0058C" w:rsidRPr="001352DE" w:rsidRDefault="00E0058C" w:rsidP="007006FC">
      <w:pPr>
        <w:ind w:firstLine="0"/>
        <w:jc w:val="center"/>
        <w:rPr>
          <w:sz w:val="28"/>
          <w:szCs w:val="28"/>
        </w:rPr>
      </w:pPr>
    </w:p>
    <w:p w14:paraId="12A779FF" w14:textId="77777777" w:rsidR="00844029" w:rsidRPr="001352DE" w:rsidRDefault="00455716" w:rsidP="007006FC">
      <w:pPr>
        <w:pStyle w:val="Heading1"/>
        <w:rPr>
          <w:b w:val="0"/>
          <w:bCs w:val="0"/>
          <w:sz w:val="28"/>
          <w:szCs w:val="28"/>
        </w:rPr>
      </w:pPr>
      <w:r w:rsidRPr="001352DE">
        <w:rPr>
          <w:b w:val="0"/>
          <w:bCs w:val="0"/>
          <w:sz w:val="28"/>
          <w:szCs w:val="28"/>
        </w:rPr>
        <w:t xml:space="preserve">The </w:t>
      </w:r>
      <w:r w:rsidR="0001000E" w:rsidRPr="001352DE">
        <w:rPr>
          <w:b w:val="0"/>
          <w:bCs w:val="0"/>
          <w:sz w:val="28"/>
          <w:szCs w:val="28"/>
        </w:rPr>
        <w:t>I</w:t>
      </w:r>
      <w:r w:rsidR="007D1F02" w:rsidRPr="001352DE">
        <w:rPr>
          <w:b w:val="0"/>
          <w:bCs w:val="0"/>
          <w:sz w:val="28"/>
          <w:szCs w:val="28"/>
        </w:rPr>
        <w:t xml:space="preserve">mplicit </w:t>
      </w:r>
      <w:r w:rsidR="0001000E" w:rsidRPr="001352DE">
        <w:rPr>
          <w:b w:val="0"/>
          <w:bCs w:val="0"/>
          <w:sz w:val="28"/>
          <w:szCs w:val="28"/>
        </w:rPr>
        <w:t>R</w:t>
      </w:r>
      <w:r w:rsidR="007D1F02" w:rsidRPr="001352DE">
        <w:rPr>
          <w:b w:val="0"/>
          <w:bCs w:val="0"/>
          <w:sz w:val="28"/>
          <w:szCs w:val="28"/>
        </w:rPr>
        <w:t xml:space="preserve">elational </w:t>
      </w:r>
      <w:r w:rsidR="0001000E" w:rsidRPr="001352DE">
        <w:rPr>
          <w:b w:val="0"/>
          <w:bCs w:val="0"/>
          <w:sz w:val="28"/>
          <w:szCs w:val="28"/>
        </w:rPr>
        <w:t>A</w:t>
      </w:r>
      <w:r w:rsidR="007D1F02" w:rsidRPr="001352DE">
        <w:rPr>
          <w:b w:val="0"/>
          <w:bCs w:val="0"/>
          <w:sz w:val="28"/>
          <w:szCs w:val="28"/>
        </w:rPr>
        <w:t xml:space="preserve">ssessment </w:t>
      </w:r>
      <w:r w:rsidR="0001000E" w:rsidRPr="001352DE">
        <w:rPr>
          <w:b w:val="0"/>
          <w:bCs w:val="0"/>
          <w:sz w:val="28"/>
          <w:szCs w:val="28"/>
        </w:rPr>
        <w:t>P</w:t>
      </w:r>
      <w:r w:rsidR="007D1F02" w:rsidRPr="001352DE">
        <w:rPr>
          <w:b w:val="0"/>
          <w:bCs w:val="0"/>
          <w:sz w:val="28"/>
          <w:szCs w:val="28"/>
        </w:rPr>
        <w:t>rocedure</w:t>
      </w:r>
      <w:r w:rsidR="0001000E" w:rsidRPr="001352DE">
        <w:rPr>
          <w:b w:val="0"/>
          <w:bCs w:val="0"/>
          <w:sz w:val="28"/>
          <w:szCs w:val="28"/>
        </w:rPr>
        <w:t xml:space="preserve"> </w:t>
      </w:r>
    </w:p>
    <w:p w14:paraId="21674E6D" w14:textId="2EABDF6F" w:rsidR="006D56C8" w:rsidRPr="001352DE" w:rsidRDefault="00455716" w:rsidP="007006FC">
      <w:pPr>
        <w:pStyle w:val="Heading1"/>
        <w:rPr>
          <w:b w:val="0"/>
          <w:bCs w:val="0"/>
          <w:sz w:val="28"/>
          <w:szCs w:val="28"/>
        </w:rPr>
      </w:pPr>
      <w:r w:rsidRPr="001352DE">
        <w:rPr>
          <w:b w:val="0"/>
          <w:bCs w:val="0"/>
          <w:sz w:val="28"/>
          <w:szCs w:val="28"/>
        </w:rPr>
        <w:t>is not suitable for individual use</w:t>
      </w:r>
    </w:p>
    <w:p w14:paraId="58FEABD7" w14:textId="77777777" w:rsidR="00E0058C" w:rsidRPr="001352DE" w:rsidRDefault="00E0058C" w:rsidP="00E0058C">
      <w:pPr>
        <w:pStyle w:val="Heading1"/>
        <w:rPr>
          <w:b w:val="0"/>
          <w:bCs w:val="0"/>
          <w:sz w:val="24"/>
          <w:szCs w:val="24"/>
        </w:rPr>
      </w:pPr>
    </w:p>
    <w:p w14:paraId="535C0743" w14:textId="3D13343E" w:rsidR="00DD0916" w:rsidRPr="001352DE" w:rsidRDefault="00DD0916" w:rsidP="00E0058C">
      <w:pPr>
        <w:pStyle w:val="Heading1"/>
        <w:rPr>
          <w:b w:val="0"/>
          <w:bCs w:val="0"/>
          <w:sz w:val="24"/>
          <w:szCs w:val="24"/>
        </w:rPr>
      </w:pPr>
      <w:r w:rsidRPr="001352DE">
        <w:rPr>
          <w:b w:val="0"/>
          <w:bCs w:val="0"/>
          <w:sz w:val="24"/>
          <w:szCs w:val="24"/>
        </w:rPr>
        <w:t>Ian Hussey</w:t>
      </w:r>
    </w:p>
    <w:p w14:paraId="24C7FFE6" w14:textId="77777777" w:rsidR="00E0058C" w:rsidRPr="001352DE" w:rsidRDefault="00E0058C" w:rsidP="00E0058C">
      <w:pPr>
        <w:ind w:firstLine="0"/>
        <w:jc w:val="center"/>
        <w:rPr>
          <w:sz w:val="24"/>
          <w:szCs w:val="24"/>
        </w:rPr>
      </w:pPr>
    </w:p>
    <w:p w14:paraId="5B9EC6AA" w14:textId="712AB968" w:rsidR="002229C3" w:rsidRDefault="00931C9D" w:rsidP="002229C3">
      <w:pPr>
        <w:ind w:left="720" w:right="720" w:firstLine="0"/>
        <w:rPr>
          <w:sz w:val="20"/>
          <w:szCs w:val="20"/>
        </w:rPr>
      </w:pPr>
      <w:r w:rsidRPr="001352DE">
        <w:rPr>
          <w:sz w:val="20"/>
          <w:szCs w:val="20"/>
        </w:rPr>
        <w:t>Vahey et al.’s (2015)</w:t>
      </w:r>
      <w:r w:rsidR="006A281D" w:rsidRPr="001352DE">
        <w:rPr>
          <w:sz w:val="20"/>
          <w:szCs w:val="20"/>
        </w:rPr>
        <w:t xml:space="preserve"> meta</w:t>
      </w:r>
      <w:r w:rsidR="004E18B3" w:rsidRPr="001352DE">
        <w:rPr>
          <w:sz w:val="20"/>
          <w:szCs w:val="20"/>
        </w:rPr>
        <w:t>-</w:t>
      </w:r>
      <w:r w:rsidR="006A281D" w:rsidRPr="001352DE">
        <w:rPr>
          <w:sz w:val="20"/>
          <w:szCs w:val="20"/>
        </w:rPr>
        <w:t xml:space="preserve">analysis </w:t>
      </w:r>
      <w:r w:rsidR="00811C68" w:rsidRPr="001352DE">
        <w:rPr>
          <w:sz w:val="20"/>
          <w:szCs w:val="20"/>
        </w:rPr>
        <w:t>concluded</w:t>
      </w:r>
      <w:r w:rsidR="0081210C" w:rsidRPr="001352DE">
        <w:rPr>
          <w:sz w:val="20"/>
          <w:szCs w:val="20"/>
        </w:rPr>
        <w:t xml:space="preserve"> that the </w:t>
      </w:r>
      <w:r w:rsidR="00EC3262" w:rsidRPr="001352DE">
        <w:rPr>
          <w:sz w:val="20"/>
          <w:szCs w:val="20"/>
        </w:rPr>
        <w:t xml:space="preserve">Implicit Relational Assessment Procedure has </w:t>
      </w:r>
      <w:r w:rsidR="0081210C" w:rsidRPr="001352DE">
        <w:rPr>
          <w:sz w:val="20"/>
          <w:szCs w:val="20"/>
        </w:rPr>
        <w:t xml:space="preserve">potential </w:t>
      </w:r>
      <w:r w:rsidR="00E54FD0" w:rsidRPr="001352DE">
        <w:rPr>
          <w:sz w:val="20"/>
          <w:szCs w:val="20"/>
        </w:rPr>
        <w:t>“</w:t>
      </w:r>
      <w:r w:rsidR="0081210C" w:rsidRPr="001352DE">
        <w:rPr>
          <w:sz w:val="20"/>
          <w:szCs w:val="20"/>
        </w:rPr>
        <w:t>as a tool for clinical assessment”</w:t>
      </w:r>
      <w:r w:rsidRPr="001352DE">
        <w:rPr>
          <w:sz w:val="20"/>
          <w:szCs w:val="20"/>
        </w:rPr>
        <w:t>.</w:t>
      </w:r>
      <w:r w:rsidR="006A281D" w:rsidRPr="001352DE">
        <w:rPr>
          <w:sz w:val="20"/>
          <w:szCs w:val="20"/>
        </w:rPr>
        <w:t xml:space="preserve"> Here I present evidence to the contrary. </w:t>
      </w:r>
      <w:r w:rsidR="001208C2" w:rsidRPr="001352DE">
        <w:rPr>
          <w:sz w:val="20"/>
          <w:szCs w:val="20"/>
        </w:rPr>
        <w:t xml:space="preserve">Using </w:t>
      </w:r>
      <w:r w:rsidRPr="001352DE">
        <w:rPr>
          <w:sz w:val="20"/>
          <w:szCs w:val="20"/>
        </w:rPr>
        <w:t>a large open dataset</w:t>
      </w:r>
      <w:r w:rsidR="001208C2" w:rsidRPr="001352DE">
        <w:rPr>
          <w:sz w:val="20"/>
          <w:szCs w:val="20"/>
        </w:rPr>
        <w:t xml:space="preserve">, </w:t>
      </w:r>
      <w:r w:rsidR="006A281D" w:rsidRPr="001352DE">
        <w:rPr>
          <w:sz w:val="20"/>
          <w:szCs w:val="20"/>
        </w:rPr>
        <w:t xml:space="preserve">95% </w:t>
      </w:r>
      <w:r w:rsidR="001208C2" w:rsidRPr="001352DE">
        <w:rPr>
          <w:sz w:val="20"/>
          <w:szCs w:val="20"/>
        </w:rPr>
        <w:t>C</w:t>
      </w:r>
      <w:r w:rsidR="006A281D" w:rsidRPr="001352DE">
        <w:rPr>
          <w:sz w:val="20"/>
          <w:szCs w:val="20"/>
        </w:rPr>
        <w:t xml:space="preserve">onfidence </w:t>
      </w:r>
      <w:r w:rsidR="001208C2" w:rsidRPr="001352DE">
        <w:rPr>
          <w:sz w:val="20"/>
          <w:szCs w:val="20"/>
        </w:rPr>
        <w:t>I</w:t>
      </w:r>
      <w:r w:rsidR="006A281D" w:rsidRPr="001352DE">
        <w:rPr>
          <w:sz w:val="20"/>
          <w:szCs w:val="20"/>
        </w:rPr>
        <w:t xml:space="preserve">ntervals </w:t>
      </w:r>
      <w:r w:rsidRPr="001352DE">
        <w:rPr>
          <w:sz w:val="20"/>
          <w:szCs w:val="20"/>
        </w:rPr>
        <w:t xml:space="preserve">were calculated </w:t>
      </w:r>
      <w:r w:rsidR="001208C2" w:rsidRPr="001352DE">
        <w:rPr>
          <w:sz w:val="20"/>
          <w:szCs w:val="20"/>
        </w:rPr>
        <w:t xml:space="preserve">for each </w:t>
      </w:r>
      <w:r w:rsidRPr="001352DE">
        <w:rPr>
          <w:sz w:val="20"/>
          <w:szCs w:val="20"/>
        </w:rPr>
        <w:t>participant</w:t>
      </w:r>
      <w:r w:rsidR="003C5557" w:rsidRPr="001352DE">
        <w:rPr>
          <w:sz w:val="20"/>
          <w:szCs w:val="20"/>
        </w:rPr>
        <w:t>’</w:t>
      </w:r>
      <w:r w:rsidRPr="001352DE">
        <w:rPr>
          <w:sz w:val="20"/>
          <w:szCs w:val="20"/>
        </w:rPr>
        <w:t xml:space="preserve">s </w:t>
      </w:r>
      <w:r w:rsidR="001208C2" w:rsidRPr="001352DE">
        <w:rPr>
          <w:i/>
          <w:sz w:val="20"/>
          <w:szCs w:val="20"/>
        </w:rPr>
        <w:t>D</w:t>
      </w:r>
      <w:r w:rsidR="001208C2" w:rsidRPr="001352DE">
        <w:rPr>
          <w:sz w:val="20"/>
          <w:szCs w:val="20"/>
        </w:rPr>
        <w:t xml:space="preserve"> score</w:t>
      </w:r>
      <w:r w:rsidRPr="001352DE">
        <w:rPr>
          <w:sz w:val="20"/>
          <w:szCs w:val="20"/>
        </w:rPr>
        <w:t>s via bootstrapping</w:t>
      </w:r>
      <w:r w:rsidR="001208C2" w:rsidRPr="001352DE">
        <w:rPr>
          <w:sz w:val="20"/>
          <w:szCs w:val="20"/>
        </w:rPr>
        <w:t>.</w:t>
      </w:r>
      <w:r w:rsidR="006A281D" w:rsidRPr="001352DE">
        <w:rPr>
          <w:sz w:val="20"/>
          <w:szCs w:val="20"/>
        </w:rPr>
        <w:t xml:space="preserve"> </w:t>
      </w:r>
      <w:r w:rsidR="001208C2" w:rsidRPr="001352DE">
        <w:rPr>
          <w:sz w:val="20"/>
          <w:szCs w:val="20"/>
        </w:rPr>
        <w:t>Results demonstrate that Confidence Intervals are extremely wide</w:t>
      </w:r>
      <w:r w:rsidR="00855389" w:rsidRPr="001352DE">
        <w:rPr>
          <w:sz w:val="20"/>
          <w:szCs w:val="20"/>
        </w:rPr>
        <w:t xml:space="preserve">; only a small fraction of individuals </w:t>
      </w:r>
      <w:r w:rsidR="00A33460" w:rsidRPr="001352DE">
        <w:rPr>
          <w:sz w:val="20"/>
          <w:szCs w:val="20"/>
        </w:rPr>
        <w:t>were</w:t>
      </w:r>
      <w:r w:rsidR="00855389" w:rsidRPr="001352DE">
        <w:rPr>
          <w:sz w:val="20"/>
          <w:szCs w:val="20"/>
        </w:rPr>
        <w:t xml:space="preserve"> shown to have non-zero IRAP effects; only a small fraction of individuals’ </w:t>
      </w:r>
      <w:r w:rsidR="00855389" w:rsidRPr="001352DE">
        <w:rPr>
          <w:i/>
          <w:iCs/>
          <w:sz w:val="20"/>
          <w:szCs w:val="20"/>
        </w:rPr>
        <w:t>D</w:t>
      </w:r>
      <w:r w:rsidR="00855389" w:rsidRPr="001352DE">
        <w:rPr>
          <w:sz w:val="20"/>
          <w:szCs w:val="20"/>
        </w:rPr>
        <w:t xml:space="preserve"> scores </w:t>
      </w:r>
      <w:r w:rsidR="00A33460" w:rsidRPr="001352DE">
        <w:rPr>
          <w:sz w:val="20"/>
          <w:szCs w:val="20"/>
        </w:rPr>
        <w:t>were</w:t>
      </w:r>
      <w:r w:rsidR="00855389" w:rsidRPr="001352DE">
        <w:rPr>
          <w:sz w:val="20"/>
          <w:szCs w:val="20"/>
        </w:rPr>
        <w:t xml:space="preserve"> discrimina</w:t>
      </w:r>
      <w:r w:rsidR="00A33460" w:rsidRPr="001352DE">
        <w:rPr>
          <w:sz w:val="20"/>
          <w:szCs w:val="20"/>
        </w:rPr>
        <w:t xml:space="preserve">ble </w:t>
      </w:r>
      <w:r w:rsidR="00855389" w:rsidRPr="001352DE">
        <w:rPr>
          <w:sz w:val="20"/>
          <w:szCs w:val="20"/>
        </w:rPr>
        <w:t xml:space="preserve">from other individuals’ </w:t>
      </w:r>
      <w:r w:rsidR="00855389" w:rsidRPr="001352DE">
        <w:rPr>
          <w:i/>
          <w:iCs/>
          <w:sz w:val="20"/>
          <w:szCs w:val="20"/>
        </w:rPr>
        <w:t>D</w:t>
      </w:r>
      <w:r w:rsidR="00855389" w:rsidRPr="001352DE">
        <w:rPr>
          <w:sz w:val="20"/>
          <w:szCs w:val="20"/>
        </w:rPr>
        <w:t xml:space="preserve"> scores; and </w:t>
      </w:r>
      <w:r w:rsidR="000F1F7F" w:rsidRPr="001352DE">
        <w:rPr>
          <w:sz w:val="20"/>
          <w:szCs w:val="20"/>
        </w:rPr>
        <w:t xml:space="preserve">individuals’ </w:t>
      </w:r>
      <w:r w:rsidR="00855389" w:rsidRPr="001352DE">
        <w:rPr>
          <w:sz w:val="20"/>
          <w:szCs w:val="20"/>
        </w:rPr>
        <w:t>confidence interval</w:t>
      </w:r>
      <w:r w:rsidR="000F1F7F" w:rsidRPr="001352DE">
        <w:rPr>
          <w:sz w:val="20"/>
          <w:szCs w:val="20"/>
        </w:rPr>
        <w:t>s</w:t>
      </w:r>
      <w:r w:rsidR="00855389" w:rsidRPr="001352DE">
        <w:rPr>
          <w:sz w:val="20"/>
          <w:szCs w:val="20"/>
        </w:rPr>
        <w:t xml:space="preserve"> span</w:t>
      </w:r>
      <w:r w:rsidR="00A33460" w:rsidRPr="001352DE">
        <w:rPr>
          <w:sz w:val="20"/>
          <w:szCs w:val="20"/>
        </w:rPr>
        <w:t xml:space="preserve">ned roughly </w:t>
      </w:r>
      <w:r w:rsidR="00855389" w:rsidRPr="001352DE">
        <w:rPr>
          <w:sz w:val="20"/>
          <w:szCs w:val="20"/>
        </w:rPr>
        <w:t>half the total observed range</w:t>
      </w:r>
      <w:r w:rsidRPr="001352DE">
        <w:rPr>
          <w:sz w:val="20"/>
          <w:szCs w:val="20"/>
        </w:rPr>
        <w:t xml:space="preserve">. </w:t>
      </w:r>
      <w:r w:rsidR="004539C4" w:rsidRPr="001352DE">
        <w:rPr>
          <w:sz w:val="20"/>
          <w:szCs w:val="20"/>
        </w:rPr>
        <w:t>Using a</w:t>
      </w:r>
      <w:r w:rsidR="00855389" w:rsidRPr="001352DE">
        <w:rPr>
          <w:sz w:val="20"/>
          <w:szCs w:val="20"/>
        </w:rPr>
        <w:t>n alternative scoring algorithm</w:t>
      </w:r>
      <w:r w:rsidR="004F6F00" w:rsidRPr="001352DE">
        <w:rPr>
          <w:sz w:val="20"/>
          <w:szCs w:val="20"/>
        </w:rPr>
        <w:t>, the Probabilistic Index (PI),</w:t>
      </w:r>
      <w:r w:rsidR="00855389" w:rsidRPr="001352DE">
        <w:rPr>
          <w:sz w:val="20"/>
          <w:szCs w:val="20"/>
        </w:rPr>
        <w:t xml:space="preserve"> did not </w:t>
      </w:r>
      <w:r w:rsidR="00D87FD4" w:rsidRPr="001352DE">
        <w:rPr>
          <w:sz w:val="20"/>
          <w:szCs w:val="20"/>
        </w:rPr>
        <w:t>consistently</w:t>
      </w:r>
      <w:r w:rsidR="00855389" w:rsidRPr="001352DE">
        <w:rPr>
          <w:sz w:val="20"/>
          <w:szCs w:val="20"/>
        </w:rPr>
        <w:t xml:space="preserve"> improve these metrics. </w:t>
      </w:r>
      <w:r w:rsidR="0071565D" w:rsidRPr="001352DE">
        <w:rPr>
          <w:sz w:val="20"/>
          <w:szCs w:val="20"/>
        </w:rPr>
        <w:t>Lastly,</w:t>
      </w:r>
      <w:r w:rsidR="008C292D" w:rsidRPr="001352DE">
        <w:rPr>
          <w:sz w:val="20"/>
          <w:szCs w:val="20"/>
        </w:rPr>
        <w:t xml:space="preserve"> </w:t>
      </w:r>
      <w:r w:rsidR="0071565D" w:rsidRPr="001352DE">
        <w:rPr>
          <w:sz w:val="20"/>
          <w:szCs w:val="20"/>
        </w:rPr>
        <w:t xml:space="preserve">the </w:t>
      </w:r>
      <w:r w:rsidR="008C292D" w:rsidRPr="001352DE">
        <w:rPr>
          <w:sz w:val="20"/>
          <w:szCs w:val="20"/>
        </w:rPr>
        <w:t xml:space="preserve">IRAP was also shown to be </w:t>
      </w:r>
      <w:r w:rsidR="00E5153F" w:rsidRPr="001352DE">
        <w:rPr>
          <w:sz w:val="20"/>
          <w:szCs w:val="20"/>
        </w:rPr>
        <w:t xml:space="preserve">substantially </w:t>
      </w:r>
      <w:r w:rsidR="00407449" w:rsidRPr="001352DE">
        <w:rPr>
          <w:sz w:val="20"/>
          <w:szCs w:val="20"/>
        </w:rPr>
        <w:t xml:space="preserve">inferior to the most </w:t>
      </w:r>
      <w:r w:rsidR="00855389" w:rsidRPr="001352DE">
        <w:rPr>
          <w:sz w:val="20"/>
          <w:szCs w:val="20"/>
        </w:rPr>
        <w:t>popular implicit measure, the Implicit Association Test</w:t>
      </w:r>
      <w:r w:rsidR="00BF59D0" w:rsidRPr="001352DE">
        <w:rPr>
          <w:sz w:val="20"/>
          <w:szCs w:val="20"/>
        </w:rPr>
        <w:t xml:space="preserve">, </w:t>
      </w:r>
      <w:r w:rsidR="00B166CB" w:rsidRPr="001352DE">
        <w:rPr>
          <w:sz w:val="20"/>
          <w:szCs w:val="20"/>
        </w:rPr>
        <w:t>on</w:t>
      </w:r>
      <w:r w:rsidR="007F2589" w:rsidRPr="001352DE">
        <w:rPr>
          <w:sz w:val="20"/>
          <w:szCs w:val="20"/>
        </w:rPr>
        <w:t xml:space="preserve"> each of these</w:t>
      </w:r>
      <w:r w:rsidR="005659D0" w:rsidRPr="001352DE">
        <w:rPr>
          <w:sz w:val="20"/>
          <w:szCs w:val="20"/>
        </w:rPr>
        <w:t xml:space="preserve"> </w:t>
      </w:r>
      <w:r w:rsidR="00BF59D0" w:rsidRPr="001352DE">
        <w:rPr>
          <w:sz w:val="20"/>
          <w:szCs w:val="20"/>
        </w:rPr>
        <w:t>metrics</w:t>
      </w:r>
      <w:r w:rsidR="001031DC" w:rsidRPr="001352DE">
        <w:rPr>
          <w:sz w:val="20"/>
          <w:szCs w:val="20"/>
        </w:rPr>
        <w:t xml:space="preserve">. </w:t>
      </w:r>
      <w:r w:rsidR="00AC3D25" w:rsidRPr="001352DE">
        <w:rPr>
          <w:sz w:val="20"/>
          <w:szCs w:val="20"/>
        </w:rPr>
        <w:t>In its currently form, t</w:t>
      </w:r>
      <w:r w:rsidR="00610FEF" w:rsidRPr="001352DE">
        <w:rPr>
          <w:sz w:val="20"/>
          <w:szCs w:val="20"/>
        </w:rPr>
        <w:t xml:space="preserve">he IRAP is </w:t>
      </w:r>
      <w:r w:rsidR="00E14102" w:rsidRPr="001352DE">
        <w:rPr>
          <w:sz w:val="20"/>
          <w:szCs w:val="20"/>
        </w:rPr>
        <w:t xml:space="preserve">therefore </w:t>
      </w:r>
      <w:r w:rsidR="00E76C03" w:rsidRPr="001352DE">
        <w:rPr>
          <w:sz w:val="20"/>
          <w:szCs w:val="20"/>
        </w:rPr>
        <w:t>un</w:t>
      </w:r>
      <w:r w:rsidR="00610FEF" w:rsidRPr="001352DE">
        <w:rPr>
          <w:sz w:val="20"/>
          <w:szCs w:val="20"/>
        </w:rPr>
        <w:t xml:space="preserve">suitable for </w:t>
      </w:r>
      <w:r w:rsidR="00774E8B" w:rsidRPr="001352DE">
        <w:rPr>
          <w:sz w:val="20"/>
          <w:szCs w:val="20"/>
        </w:rPr>
        <w:t>individual level use</w:t>
      </w:r>
      <w:r w:rsidR="00137783" w:rsidRPr="001352DE">
        <w:rPr>
          <w:sz w:val="20"/>
          <w:szCs w:val="20"/>
        </w:rPr>
        <w:t xml:space="preserve"> or assessment</w:t>
      </w:r>
      <w:r w:rsidR="0003105E" w:rsidRPr="001352DE">
        <w:rPr>
          <w:sz w:val="20"/>
          <w:szCs w:val="20"/>
        </w:rPr>
        <w:t xml:space="preserve"> in both research and applied contexts</w:t>
      </w:r>
      <w:r w:rsidR="004D115A">
        <w:rPr>
          <w:sz w:val="20"/>
          <w:szCs w:val="20"/>
        </w:rPr>
        <w:t>.</w:t>
      </w:r>
      <w:r w:rsidR="00B63D93">
        <w:rPr>
          <w:sz w:val="20"/>
          <w:szCs w:val="20"/>
        </w:rPr>
        <w:t xml:space="preserve"> All data and code available at </w:t>
      </w:r>
      <w:hyperlink r:id="rId10" w:history="1">
        <w:r w:rsidR="00B63D93" w:rsidRPr="00B63D93">
          <w:rPr>
            <w:rStyle w:val="Hyperlink"/>
            <w:sz w:val="20"/>
            <w:szCs w:val="20"/>
            <w:u w:val="none"/>
          </w:rPr>
          <w:t>osf.io/mb4ph</w:t>
        </w:r>
      </w:hyperlink>
    </w:p>
    <w:p w14:paraId="6059B265" w14:textId="77777777" w:rsidR="004D115A" w:rsidRDefault="004D115A" w:rsidP="002229C3">
      <w:pPr>
        <w:ind w:left="720" w:right="720" w:firstLine="0"/>
      </w:pPr>
    </w:p>
    <w:p w14:paraId="17E9B161" w14:textId="7B46A5F5" w:rsidR="004D115A" w:rsidRDefault="004D115A" w:rsidP="002229C3">
      <w:pPr>
        <w:ind w:left="720" w:right="720" w:firstLine="0"/>
        <w:sectPr w:rsidR="004D115A" w:rsidSect="008217D5">
          <w:footerReference w:type="even" r:id="rId11"/>
          <w:footerReference w:type="default" r:id="rId12"/>
          <w:footerReference w:type="first" r:id="rId13"/>
          <w:pgSz w:w="11900" w:h="16840"/>
          <w:pgMar w:top="1440" w:right="1440" w:bottom="1440" w:left="1440" w:header="720" w:footer="720" w:gutter="0"/>
          <w:cols w:space="414"/>
          <w:titlePg/>
          <w:docGrid w:linePitch="360"/>
        </w:sectPr>
      </w:pPr>
    </w:p>
    <w:p w14:paraId="71C069A1" w14:textId="7C040913" w:rsidR="00EC674E" w:rsidRPr="001352DE" w:rsidRDefault="004D115A" w:rsidP="003F3871">
      <w:pPr>
        <w:ind w:firstLine="0"/>
      </w:pPr>
      <w:r>
        <w:t>T</w:t>
      </w:r>
      <w:r w:rsidR="00EE1B54" w:rsidRPr="001352DE">
        <w:t>he Implicit Relational Assessment Procedure (</w:t>
      </w:r>
      <w:r w:rsidR="00F82E3C" w:rsidRPr="001352DE">
        <w:t xml:space="preserve">IRAP) </w:t>
      </w:r>
      <w:r w:rsidR="00EE1B54" w:rsidRPr="001352DE">
        <w:t xml:space="preserve">is a reaction-time based task that has seen </w:t>
      </w:r>
      <w:ins w:id="0" w:author="Microsoft Office User" w:date="2022-10-04T22:13:00Z">
        <w:r w:rsidR="00A36C7F" w:rsidRPr="001352DE">
          <w:t xml:space="preserve">both </w:t>
        </w:r>
      </w:ins>
      <w:r w:rsidR="00EE1B54" w:rsidRPr="001352DE">
        <w:t xml:space="preserve">significant use as </w:t>
      </w:r>
      <w:del w:id="1" w:author="Microsoft Office User" w:date="2022-10-04T22:13:00Z">
        <w:r w:rsidR="00EE1B54" w:rsidRPr="001352DE" w:rsidDel="00A36C7F">
          <w:delText xml:space="preserve">both </w:delText>
        </w:r>
      </w:del>
      <w:r w:rsidR="00EE1B54" w:rsidRPr="001352DE">
        <w:t>a measure of implicit attitudes and</w:t>
      </w:r>
      <w:ins w:id="2" w:author="Microsoft Office User" w:date="2022-10-04T22:13:00Z">
        <w:r w:rsidR="00A36C7F">
          <w:t>, to a lesser extent,</w:t>
        </w:r>
      </w:ins>
      <w:r w:rsidR="00EE1B54" w:rsidRPr="001352DE">
        <w:t xml:space="preserve"> within </w:t>
      </w:r>
      <w:r w:rsidR="00113387" w:rsidRPr="001352DE">
        <w:t xml:space="preserve">Relational Frame Theory </w:t>
      </w:r>
      <w:r w:rsidR="009A68FD" w:rsidRPr="001352DE">
        <w:t xml:space="preserve">research </w:t>
      </w:r>
      <w:r w:rsidR="00113387" w:rsidRPr="001352DE">
        <w:t>as a measure of relational responding</w:t>
      </w:r>
      <w:r w:rsidR="00EE1B54" w:rsidRPr="001352DE">
        <w:t xml:space="preserve"> </w:t>
      </w:r>
      <w:r w:rsidR="009F68A5" w:rsidRPr="001352DE">
        <w:fldChar w:fldCharType="begin"/>
      </w:r>
      <w:r w:rsidR="00DE1174" w:rsidRPr="001352DE">
        <w:instrText xml:space="preserve"> ADDIN ZOTERO_ITEM CSL_CITATION {"citationID":"SeYIWKJe","properties":{"formattedCitation":"(Barnes-Holmes &amp; Harte, 2022; Hussey, Barnes-Holmes, et al., 2015)","plainCitation":"(Barnes-Holmes &amp; Harte, 2022; Hussey, Barnes-Holmes, et al., 2015)","noteIndex":0},"citationItems":[{"id":4250,"uris":["http://zotero.org/users/1687755/items/DJC2GMQM"],"itemData":{"id":4250,"type":"article-journal","abstract":"The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id":1237,"uris":["http://zotero.org/users/1687755/items/UP4X2D4H"],"itemData":{"id":1237,"type":"article-journal","abstract":"Relational Frame Theory (RFT) is a functional-analytic account of human language and cognition, including human psychopathology. The core premise of the theory is that language and cognition is composed of relational acts. Over the past 10 years, the theory has served to generate the development of a measure, known as the Implicit Relational Assessment Procedure, which was designed initially to provide a metric of the strength or persistence of relational responding. Although the IRAP provides a measure of implicit attitudes, we argue that it is time to refocus on its original purpose: measuring the strength of relational framing. This refocusing has already started to generate a new conceptual framework, which potentially will lead to improved functional specificity for behavior therapy.","collection-title":"Third wave behavioral therapies","container-title":"Current Opinion in Psychology","DOI":"10.1016/j.copsyc.2014.12.009","ISSN":"2352-250X","journalAbbreviation":"Current Opinion in Psychology","page":"11-15","source":"ScienceDirect","title":"From Relational Frame Theory to implicit attitudes and back again: clarifying the link between RFT and IRAP research","title-short":"From Relational Frame Theory to implicit attitudes and back again","volume":"2","author":[{"family":"Hussey","given":"Ian"},{"family":"Barnes-Holmes","given":"Dermot"},{"family":"Barnes-Holmes","given":"Yvonne"}],"issued":{"date-parts":[["2015",4]]}}}],"schema":"https://github.com/citation-style-language/schema/raw/master/csl-citation.json"} </w:instrText>
      </w:r>
      <w:r w:rsidR="009F68A5" w:rsidRPr="001352DE">
        <w:fldChar w:fldCharType="separate"/>
      </w:r>
      <w:r w:rsidR="009A68FD" w:rsidRPr="001352DE">
        <w:t>(Barnes-Holmes &amp; Harte, 2022; Hussey, Barnes-Holmes, et al., 2015)</w:t>
      </w:r>
      <w:r w:rsidR="009F68A5" w:rsidRPr="001352DE">
        <w:fldChar w:fldCharType="end"/>
      </w:r>
      <w:r w:rsidR="00EE1B54" w:rsidRPr="001352DE">
        <w:t xml:space="preserve">. </w:t>
      </w:r>
      <w:r w:rsidR="00014A02" w:rsidRPr="001352DE">
        <w:t xml:space="preserve">There is </w:t>
      </w:r>
      <w:del w:id="3" w:author="Microsoft Office User" w:date="2022-10-04T22:08:00Z">
        <w:r w:rsidR="00014A02" w:rsidRPr="001352DE" w:rsidDel="003F3871">
          <w:delText xml:space="preserve">increasing </w:delText>
        </w:r>
      </w:del>
      <w:ins w:id="4" w:author="Microsoft Office User" w:date="2022-10-04T22:08:00Z">
        <w:r w:rsidR="003F3871">
          <w:t>enduring</w:t>
        </w:r>
        <w:r w:rsidR="003F3871" w:rsidRPr="001352DE">
          <w:t xml:space="preserve"> </w:t>
        </w:r>
      </w:ins>
      <w:r w:rsidR="00014A02" w:rsidRPr="001352DE">
        <w:t xml:space="preserve">interest in using the IRAP at the individual level. For example, </w:t>
      </w:r>
      <w:ins w:id="5" w:author="Microsoft Office User" w:date="2022-10-04T22:09:00Z">
        <w:r w:rsidR="003F3871">
          <w:t xml:space="preserve">one of the earliest published articles using the IRAP was explicit that the developers of the task had ambitions that it </w:t>
        </w:r>
      </w:ins>
      <w:ins w:id="6" w:author="Microsoft Office User" w:date="2022-10-04T22:13:00Z">
        <w:r w:rsidR="005D3B7A">
          <w:t>c</w:t>
        </w:r>
      </w:ins>
      <w:ins w:id="7" w:author="Microsoft Office User" w:date="2022-10-04T22:09:00Z">
        <w:r w:rsidR="003F3871">
          <w:t xml:space="preserve">ould be used at the individual level </w:t>
        </w:r>
      </w:ins>
      <w:r w:rsidR="003F3871">
        <w:fldChar w:fldCharType="begin"/>
      </w:r>
      <w:r w:rsidR="003F3871">
        <w:instrText xml:space="preserve"> ADDIN ZOTERO_ITEM CSL_CITATION {"citationID":"BpNgRylC","properties":{"formattedCitation":"(Barnes-Holmes et al., 2008, p. 512)","plainCitation":"(Barnes-Holmes et al., 2008, p. 512)","noteIndex":0},"citationItems":[{"id":1472,"uris":["http://zotero.org/users/1687755/items/UZDWBPMU"],"itemData":{"id":1472,"type":"article-journal","container-title":"The Psychological Record","issue":"4","page":"497–516","source":"Google Scholar","title":"The Implicit Relational Assessment Procedure (IRAP) as a response-time and event-related-potentials methodology for testing natural verbal relations: A preliminary study","title-short":"The Implicit Relational Assessment Procedure (IRAP) as a response-time and event-related-potentials methodology for testing natural verbal relations","volume":"58","author":[{"family":"Barnes-Holmes","given":"Dermot"},{"family":"Hayden","given":"Eilish"},{"family":"Barnes-Holmes","given":"Yvonne"},{"family":"Stewart","given":"Ian"}],"issued":{"date-parts":[["2008"]]}},"label":"page","suffix":", p. 512"}],"schema":"https://github.com/citation-style-language/schema/raw/master/csl-citation.json"} </w:instrText>
      </w:r>
      <w:r w:rsidR="003F3871">
        <w:fldChar w:fldCharType="separate"/>
      </w:r>
      <w:r w:rsidR="003F3871">
        <w:rPr>
          <w:noProof/>
        </w:rPr>
        <w:t>(Barnes-Holmes et al., 2008, p. 512)</w:t>
      </w:r>
      <w:r w:rsidR="003F3871">
        <w:fldChar w:fldCharType="end"/>
      </w:r>
      <w:ins w:id="8" w:author="Microsoft Office User" w:date="2022-10-04T22:10:00Z">
        <w:r w:rsidR="003F3871">
          <w:t xml:space="preserve">. </w:t>
        </w:r>
      </w:ins>
      <w:ins w:id="9" w:author="Microsoft Office User" w:date="2022-10-04T22:11:00Z">
        <w:r w:rsidR="00CA628A">
          <w:t>Subsequently</w:t>
        </w:r>
      </w:ins>
      <w:ins w:id="10" w:author="Microsoft Office User" w:date="2022-10-04T22:10:00Z">
        <w:r w:rsidR="003F3871">
          <w:t xml:space="preserve">, </w:t>
        </w:r>
      </w:ins>
      <w:r w:rsidR="00014A02" w:rsidRPr="001352DE">
        <w:t>i</w:t>
      </w:r>
      <w:r w:rsidR="00EE1B54" w:rsidRPr="001352DE">
        <w:t xml:space="preserve">n their meta-analysis of clinically relevant IRAP studies, </w:t>
      </w:r>
      <w:r w:rsidR="00616DAB" w:rsidRPr="001352DE">
        <w:t xml:space="preserve">Vahey et al. </w:t>
      </w:r>
      <w:r w:rsidR="00E708F1" w:rsidRPr="001352DE">
        <w:fldChar w:fldCharType="begin"/>
      </w:r>
      <w:r w:rsidR="00DE1174" w:rsidRPr="001352DE">
        <w:instrText xml:space="preserve"> ADDIN ZOTERO_ITEM CSL_CITATION {"citationID":"XD67Rzye","properties":{"formattedCitation":"(2015)","plainCitation":"(2015)","noteIndex":0},"citationItems":[{"id":1273,"uris":["http://zotero.org/users/1687755/items/4SHQ9XKM"],"itemData":{"id":1273,"type":"article-journal","abstract":"AbstractBackground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00E708F1" w:rsidRPr="001352DE">
        <w:fldChar w:fldCharType="separate"/>
      </w:r>
      <w:r w:rsidR="00616DAB" w:rsidRPr="001352DE">
        <w:t>(2015)</w:t>
      </w:r>
      <w:r w:rsidR="00E708F1" w:rsidRPr="001352DE">
        <w:fldChar w:fldCharType="end"/>
      </w:r>
      <w:r w:rsidR="00D82D77" w:rsidRPr="001352DE">
        <w:t xml:space="preserve"> </w:t>
      </w:r>
      <w:r w:rsidR="00437B89" w:rsidRPr="001352DE">
        <w:t xml:space="preserve">concluded </w:t>
      </w:r>
      <w:r w:rsidR="00D82D77" w:rsidRPr="001352DE">
        <w:t xml:space="preserve">that the IRAP </w:t>
      </w:r>
      <w:r w:rsidR="00564886" w:rsidRPr="001352DE">
        <w:t>has potential “as a tool for clinical assessment” (p.</w:t>
      </w:r>
      <w:ins w:id="11" w:author="Microsoft Office User" w:date="2022-10-04T22:10:00Z">
        <w:r w:rsidR="003F3871">
          <w:t xml:space="preserve"> </w:t>
        </w:r>
      </w:ins>
      <w:r w:rsidR="00346DB7" w:rsidRPr="001352DE">
        <w:t>64</w:t>
      </w:r>
      <w:r w:rsidR="00564886" w:rsidRPr="001352DE">
        <w:t>)</w:t>
      </w:r>
      <w:r w:rsidR="00EE1B54" w:rsidRPr="001352DE">
        <w:t>.</w:t>
      </w:r>
      <w:del w:id="12" w:author="Microsoft Office User" w:date="2022-10-04T22:11:00Z">
        <w:r w:rsidR="00EE1B54" w:rsidRPr="001352DE" w:rsidDel="00CA628A">
          <w:delText xml:space="preserve"> </w:delText>
        </w:r>
        <w:r w:rsidR="002F0A4F" w:rsidRPr="001352DE" w:rsidDel="00CA628A">
          <w:delText>Subsequently,</w:delText>
        </w:r>
      </w:del>
      <w:r w:rsidR="002F0A4F" w:rsidRPr="001352DE">
        <w:t xml:space="preserve"> </w:t>
      </w:r>
      <w:ins w:id="13" w:author="Microsoft Office User" w:date="2022-10-04T22:11:00Z">
        <w:r w:rsidR="001C4373" w:rsidRPr="00D17E4C">
          <w:rPr>
            <w:highlight w:val="magenta"/>
            <w:rPrChange w:id="14" w:author="Ian Hussey" w:date="2023-01-06T16:45:00Z">
              <w:rPr/>
            </w:rPrChange>
          </w:rPr>
          <w:t>In addition,</w:t>
        </w:r>
        <w:r w:rsidR="004C652F" w:rsidRPr="00D17E4C">
          <w:rPr>
            <w:highlight w:val="magenta"/>
            <w:rPrChange w:id="15" w:author="Ian Hussey" w:date="2023-01-06T16:45:00Z">
              <w:rPr/>
            </w:rPrChange>
          </w:rPr>
          <w:t xml:space="preserve"> a</w:t>
        </w:r>
      </w:ins>
      <w:del w:id="16" w:author="Microsoft Office User" w:date="2022-10-04T22:11:00Z">
        <w:r w:rsidR="002F0A4F" w:rsidRPr="00D17E4C" w:rsidDel="00CA628A">
          <w:rPr>
            <w:highlight w:val="magenta"/>
            <w:rPrChange w:id="17" w:author="Ian Hussey" w:date="2023-01-06T16:45:00Z">
              <w:rPr/>
            </w:rPrChange>
          </w:rPr>
          <w:delText>a</w:delText>
        </w:r>
      </w:del>
      <w:r w:rsidR="00EC674E" w:rsidRPr="00D17E4C">
        <w:rPr>
          <w:highlight w:val="magenta"/>
          <w:rPrChange w:id="18" w:author="Ian Hussey" w:date="2023-01-06T16:45:00Z">
            <w:rPr/>
          </w:rPrChange>
        </w:rPr>
        <w:t xml:space="preserve"> recent </w:t>
      </w:r>
      <w:r w:rsidR="00567319" w:rsidRPr="00D17E4C">
        <w:rPr>
          <w:highlight w:val="magenta"/>
          <w:rPrChange w:id="19" w:author="Ian Hussey" w:date="2023-01-06T16:45:00Z">
            <w:rPr/>
          </w:rPrChange>
        </w:rPr>
        <w:t>study</w:t>
      </w:r>
      <w:r w:rsidR="00EC674E" w:rsidRPr="00D17E4C">
        <w:rPr>
          <w:highlight w:val="magenta"/>
          <w:rPrChange w:id="20" w:author="Ian Hussey" w:date="2023-01-06T16:45:00Z">
            <w:rPr/>
          </w:rPrChange>
        </w:rPr>
        <w:t xml:space="preserve"> </w:t>
      </w:r>
      <w:del w:id="21" w:author="Microsoft Office User" w:date="2022-10-04T22:11:00Z">
        <w:r w:rsidR="002F0A4F" w:rsidRPr="00D17E4C" w:rsidDel="007D350B">
          <w:rPr>
            <w:highlight w:val="magenta"/>
            <w:rPrChange w:id="22" w:author="Ian Hussey" w:date="2023-01-06T16:45:00Z">
              <w:rPr/>
            </w:rPrChange>
          </w:rPr>
          <w:delText xml:space="preserve">has </w:delText>
        </w:r>
      </w:del>
      <w:r w:rsidR="00EC674E" w:rsidRPr="00D17E4C">
        <w:rPr>
          <w:highlight w:val="magenta"/>
          <w:rPrChange w:id="23" w:author="Ian Hussey" w:date="2023-01-06T16:45:00Z">
            <w:rPr/>
          </w:rPrChange>
        </w:rPr>
        <w:t>reported individual level analyses of IRAP</w:t>
      </w:r>
      <w:r w:rsidR="00567319" w:rsidRPr="00D17E4C">
        <w:rPr>
          <w:highlight w:val="magenta"/>
          <w:rPrChange w:id="24" w:author="Ian Hussey" w:date="2023-01-06T16:45:00Z">
            <w:rPr/>
          </w:rPrChange>
        </w:rPr>
        <w:t xml:space="preserve"> data </w:t>
      </w:r>
      <w:r w:rsidR="00567319" w:rsidRPr="00D17E4C">
        <w:rPr>
          <w:highlight w:val="magenta"/>
          <w:rPrChange w:id="25" w:author="Ian Hussey" w:date="2023-01-06T16:45:00Z">
            <w:rPr/>
          </w:rPrChange>
        </w:rPr>
        <w:fldChar w:fldCharType="begin"/>
      </w:r>
      <w:r w:rsidR="00DE1174" w:rsidRPr="00D17E4C">
        <w:rPr>
          <w:highlight w:val="magenta"/>
          <w:rPrChange w:id="26" w:author="Ian Hussey" w:date="2023-01-06T16:45:00Z">
            <w:rPr/>
          </w:rPrChange>
        </w:rPr>
        <w:instrText xml:space="preserve"> ADDIN ZOTERO_ITEM CSL_CITATION {"citationID":"PYAWD29J","properties":{"formattedCitation":"(Finn et al., 2019)","plainCitation":"(Finn et al., 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schema":"https://github.com/citation-style-language/schema/raw/master/csl-citation.json"} </w:instrText>
      </w:r>
      <w:r w:rsidR="00567319" w:rsidRPr="00D17E4C">
        <w:rPr>
          <w:highlight w:val="magenta"/>
          <w:rPrChange w:id="27" w:author="Ian Hussey" w:date="2023-01-06T16:45:00Z">
            <w:rPr/>
          </w:rPrChange>
        </w:rPr>
        <w:fldChar w:fldCharType="separate"/>
      </w:r>
      <w:r w:rsidR="00567319" w:rsidRPr="00D17E4C">
        <w:rPr>
          <w:highlight w:val="magenta"/>
          <w:rPrChange w:id="28" w:author="Ian Hussey" w:date="2023-01-06T16:45:00Z">
            <w:rPr/>
          </w:rPrChange>
        </w:rPr>
        <w:t>(Finn et al., 2019)</w:t>
      </w:r>
      <w:r w:rsidR="00567319" w:rsidRPr="00D17E4C">
        <w:rPr>
          <w:highlight w:val="magenta"/>
          <w:rPrChange w:id="29" w:author="Ian Hussey" w:date="2023-01-06T16:45:00Z">
            <w:rPr/>
          </w:rPrChange>
        </w:rPr>
        <w:fldChar w:fldCharType="end"/>
      </w:r>
      <w:r w:rsidR="00094AB4" w:rsidRPr="00D17E4C">
        <w:rPr>
          <w:highlight w:val="magenta"/>
          <w:rPrChange w:id="30" w:author="Ian Hussey" w:date="2023-01-06T16:45:00Z">
            <w:rPr/>
          </w:rPrChange>
        </w:rPr>
        <w:t>, suggesting interest in the individual level utility of the task in both research and applied settings.</w:t>
      </w:r>
      <w:r w:rsidR="00094AB4" w:rsidRPr="001352DE">
        <w:t xml:space="preserve"> </w:t>
      </w:r>
    </w:p>
    <w:p w14:paraId="36910131" w14:textId="079E3C61" w:rsidR="00A8455A" w:rsidRPr="001352DE" w:rsidRDefault="00712C1B" w:rsidP="00D21ABA">
      <w:r w:rsidRPr="001352DE">
        <w:t xml:space="preserve">However, </w:t>
      </w:r>
      <w:r w:rsidR="006879E1" w:rsidRPr="001352DE">
        <w:t xml:space="preserve">for the IRAP to have individual-level utility, </w:t>
      </w:r>
      <w:r w:rsidR="0065627A" w:rsidRPr="001352DE">
        <w:t xml:space="preserve">whether that be </w:t>
      </w:r>
      <w:r w:rsidR="006879E1" w:rsidRPr="001352DE">
        <w:t xml:space="preserve">for clinical </w:t>
      </w:r>
      <w:r w:rsidR="0065627A" w:rsidRPr="001352DE">
        <w:t>assessment, research use or otherwise</w:t>
      </w:r>
      <w:r w:rsidR="006879E1" w:rsidRPr="001352DE">
        <w:t xml:space="preserve">, scores produced </w:t>
      </w:r>
      <w:r w:rsidR="00B56621" w:rsidRPr="001352DE">
        <w:t xml:space="preserve">on </w:t>
      </w:r>
      <w:r w:rsidR="006879E1" w:rsidRPr="001352DE">
        <w:t xml:space="preserve">the task </w:t>
      </w:r>
      <w:r w:rsidR="00B56621" w:rsidRPr="001352DE">
        <w:t xml:space="preserve">by a single individual </w:t>
      </w:r>
      <w:r w:rsidR="007C2827" w:rsidRPr="001352DE">
        <w:t xml:space="preserve">would need to </w:t>
      </w:r>
      <w:r w:rsidR="006879E1" w:rsidRPr="001352DE">
        <w:t xml:space="preserve">be </w:t>
      </w:r>
      <w:r w:rsidR="001A01B4" w:rsidRPr="001352DE">
        <w:t>precisely</w:t>
      </w:r>
      <w:r w:rsidR="006879E1" w:rsidRPr="001352DE">
        <w:t xml:space="preserve"> estimated</w:t>
      </w:r>
      <w:r w:rsidR="0094097E" w:rsidRPr="001352DE">
        <w:t xml:space="preserve">. </w:t>
      </w:r>
      <w:r w:rsidR="00387A04" w:rsidRPr="001352DE">
        <w:t xml:space="preserve">Unfortunately, there is good </w:t>
      </w:r>
      <w:r w:rsidR="00387A04" w:rsidRPr="001352DE">
        <w:rPr>
          <w:i/>
        </w:rPr>
        <w:t>a priori</w:t>
      </w:r>
      <w:r w:rsidR="00387A04" w:rsidRPr="001352DE">
        <w:t xml:space="preserve"> reason to believe that the IRAP</w:t>
      </w:r>
      <w:r w:rsidR="00B56621" w:rsidRPr="001352DE">
        <w:t xml:space="preserve"> effects </w:t>
      </w:r>
      <w:r w:rsidR="00387A04" w:rsidRPr="001352DE">
        <w:t xml:space="preserve">– typically quantified using the </w:t>
      </w:r>
      <w:r w:rsidR="00387A04" w:rsidRPr="001352DE">
        <w:rPr>
          <w:i/>
        </w:rPr>
        <w:t>D</w:t>
      </w:r>
      <w:r w:rsidR="00387A04" w:rsidRPr="001352DE">
        <w:t xml:space="preserve"> scoring algorithm </w:t>
      </w:r>
      <w:r w:rsidR="00241597" w:rsidRPr="001352DE">
        <w:fldChar w:fldCharType="begin"/>
      </w:r>
      <w:r w:rsidR="00DE1174" w:rsidRPr="001352DE">
        <w:instrText xml:space="preserve"> ADDIN ZOTERO_ITEM CSL_CITATION {"citationID":"QKXWEKau","properties":{"formattedCitation":"(Barnes-Holmes et al., 2010; Greenwald et al., 2003)","plainCitation":"(Barnes-Holmes et al., 2010; Greenwald et al., 2003)","noteIndex":0},"citationItems":[{"id":1391,"uris":["http://zotero.org/users/1687755/items/XI3TJMRH"],"itemData":{"id":1391,"type":"article-journal","container-title":"The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R."}],"issued":{"date-parts":[["2003"]]}}}],"schema":"https://github.com/citation-style-language/schema/raw/master/csl-citation.json"} </w:instrText>
      </w:r>
      <w:r w:rsidR="00241597" w:rsidRPr="001352DE">
        <w:fldChar w:fldCharType="separate"/>
      </w:r>
      <w:r w:rsidR="00241597" w:rsidRPr="001352DE">
        <w:t>(Barnes-Holmes et al., 2010; Greenwald et al., 2003)</w:t>
      </w:r>
      <w:r w:rsidR="00241597" w:rsidRPr="001352DE">
        <w:fldChar w:fldCharType="end"/>
      </w:r>
      <w:r w:rsidR="00387A04" w:rsidRPr="001352DE">
        <w:t xml:space="preserve"> </w:t>
      </w:r>
      <w:r w:rsidR="009C79C9" w:rsidRPr="001352DE">
        <w:t xml:space="preserve">– </w:t>
      </w:r>
      <w:r w:rsidR="00387A04" w:rsidRPr="001352DE">
        <w:t>are</w:t>
      </w:r>
      <w:r w:rsidR="009C79C9" w:rsidRPr="001352DE">
        <w:t xml:space="preserve"> </w:t>
      </w:r>
      <w:r w:rsidR="00387A04" w:rsidRPr="001352DE">
        <w:t xml:space="preserve">likely to be </w:t>
      </w:r>
      <w:r w:rsidR="001A01B4" w:rsidRPr="001352DE">
        <w:t>imprecisely</w:t>
      </w:r>
      <w:r w:rsidR="00387A04" w:rsidRPr="001352DE">
        <w:t xml:space="preserve"> estimated</w:t>
      </w:r>
      <w:r w:rsidR="00F862A7" w:rsidRPr="001352DE">
        <w:t xml:space="preserve"> at the individual level</w:t>
      </w:r>
      <w:r w:rsidR="00387A04" w:rsidRPr="001352DE">
        <w:t xml:space="preserve">. In a typical </w:t>
      </w:r>
      <w:r w:rsidR="00AA104C" w:rsidRPr="001352DE">
        <w:t xml:space="preserve">IRAP, </w:t>
      </w:r>
      <w:r w:rsidR="00AA104C" w:rsidRPr="001352DE">
        <w:rPr>
          <w:i/>
        </w:rPr>
        <w:t>D</w:t>
      </w:r>
      <w:r w:rsidR="00AA104C" w:rsidRPr="001352DE">
        <w:t xml:space="preserve"> score</w:t>
      </w:r>
      <w:r w:rsidR="00387A04" w:rsidRPr="001352DE">
        <w:t>s</w:t>
      </w:r>
      <w:r w:rsidR="00AA104C" w:rsidRPr="001352DE">
        <w:t xml:space="preserve"> </w:t>
      </w:r>
      <w:r w:rsidR="00387A04" w:rsidRPr="001352DE">
        <w:t xml:space="preserve">are </w:t>
      </w:r>
      <w:r w:rsidR="00AA104C" w:rsidRPr="001352DE">
        <w:t xml:space="preserve">calculated from only </w:t>
      </w:r>
      <w:r w:rsidR="00D35BB9" w:rsidRPr="001352DE">
        <w:t>18 pairs of</w:t>
      </w:r>
      <w:r w:rsidR="00AA104C" w:rsidRPr="001352DE">
        <w:t xml:space="preserve"> reaction time</w:t>
      </w:r>
      <w:r w:rsidR="00387A04" w:rsidRPr="001352DE">
        <w:t>s</w:t>
      </w:r>
      <w:r w:rsidR="00AA104C" w:rsidRPr="001352DE">
        <w:t xml:space="preserve">. This </w:t>
      </w:r>
      <w:r w:rsidR="00AC4330" w:rsidRPr="001352DE">
        <w:t xml:space="preserve">small number of trials </w:t>
      </w:r>
      <w:r w:rsidR="00AA104C" w:rsidRPr="001352DE">
        <w:t xml:space="preserve">is </w:t>
      </w:r>
      <w:r w:rsidR="00044447" w:rsidRPr="001352DE">
        <w:t xml:space="preserve">also </w:t>
      </w:r>
      <w:r w:rsidR="00AA104C" w:rsidRPr="001352DE">
        <w:t>in contrast to the use of reaction</w:t>
      </w:r>
      <w:r w:rsidR="00870148" w:rsidRPr="001352DE">
        <w:t>-</w:t>
      </w:r>
      <w:r w:rsidR="00AA104C" w:rsidRPr="001352DE">
        <w:t>time</w:t>
      </w:r>
      <w:r w:rsidR="00A44E25" w:rsidRPr="001352DE">
        <w:t xml:space="preserve"> based</w:t>
      </w:r>
      <w:r w:rsidR="00AA104C" w:rsidRPr="001352DE">
        <w:t xml:space="preserve"> tasks elsewhere in psychology</w:t>
      </w:r>
      <w:r w:rsidR="00241597" w:rsidRPr="001352DE">
        <w:t xml:space="preserve">. For example, the </w:t>
      </w:r>
      <w:r w:rsidR="00AA104C" w:rsidRPr="001352DE">
        <w:t>I</w:t>
      </w:r>
      <w:r w:rsidR="00241597" w:rsidRPr="001352DE">
        <w:t xml:space="preserve">mplicit </w:t>
      </w:r>
      <w:r w:rsidR="00AA104C" w:rsidRPr="001352DE">
        <w:t>A</w:t>
      </w:r>
      <w:r w:rsidR="00241597" w:rsidRPr="001352DE">
        <w:t xml:space="preserve">ssociation </w:t>
      </w:r>
      <w:r w:rsidR="00AA104C" w:rsidRPr="001352DE">
        <w:t>T</w:t>
      </w:r>
      <w:r w:rsidR="00241597" w:rsidRPr="001352DE">
        <w:t xml:space="preserve">est calculates scores from </w:t>
      </w:r>
      <w:r w:rsidR="009C79C9" w:rsidRPr="001352DE">
        <w:t>120</w:t>
      </w:r>
      <w:r w:rsidR="00AA104C" w:rsidRPr="001352DE">
        <w:t xml:space="preserve"> </w:t>
      </w:r>
      <w:r w:rsidR="009C79C9" w:rsidRPr="001352DE">
        <w:t>reaction times</w:t>
      </w:r>
      <w:r w:rsidR="00241597" w:rsidRPr="001352DE">
        <w:t xml:space="preserve"> </w:t>
      </w:r>
      <w:r w:rsidR="00241597" w:rsidRPr="001352DE">
        <w:fldChar w:fldCharType="begin"/>
      </w:r>
      <w:r w:rsidR="00DE1174" w:rsidRPr="001352DE">
        <w:instrText xml:space="preserve"> ADDIN ZOTERO_ITEM CSL_CITATION {"citationID":"Ozjy9Wfr","properties":{"formattedCitation":"(Greenwald et al., 1998)","plainCitation":"(Greenwald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L"}],"issued":{"date-parts":[["1998",6]]}}}],"schema":"https://github.com/citation-style-language/schema/raw/master/csl-citation.json"} </w:instrText>
      </w:r>
      <w:r w:rsidR="00241597" w:rsidRPr="001352DE">
        <w:fldChar w:fldCharType="separate"/>
      </w:r>
      <w:r w:rsidR="00241597" w:rsidRPr="001352DE">
        <w:t>(Greenwald et al., 1998)</w:t>
      </w:r>
      <w:r w:rsidR="00241597" w:rsidRPr="001352DE">
        <w:fldChar w:fldCharType="end"/>
      </w:r>
      <w:r w:rsidR="00241597" w:rsidRPr="001352DE">
        <w:t>, and the S</w:t>
      </w:r>
      <w:r w:rsidR="00AA104C" w:rsidRPr="001352DE">
        <w:t xml:space="preserve">troop </w:t>
      </w:r>
      <w:r w:rsidR="00241597" w:rsidRPr="001352DE">
        <w:t xml:space="preserve">effect is frequently calculated from </w:t>
      </w:r>
      <w:r w:rsidR="009C79C9" w:rsidRPr="001352DE">
        <w:t xml:space="preserve">several </w:t>
      </w:r>
      <w:r w:rsidR="00241597" w:rsidRPr="001352DE">
        <w:t xml:space="preserve">hundred </w:t>
      </w:r>
      <w:r w:rsidR="009C79C9" w:rsidRPr="001352DE">
        <w:t>reaction times</w:t>
      </w:r>
      <w:r w:rsidR="00241597" w:rsidRPr="001352DE">
        <w:t xml:space="preserve"> </w:t>
      </w:r>
      <w:r w:rsidR="003B53FF" w:rsidRPr="001352DE">
        <w:fldChar w:fldCharType="begin"/>
      </w:r>
      <w:r w:rsidR="00DE1174" w:rsidRPr="001352DE">
        <w:instrText xml:space="preserve"> ADDIN ZOTERO_ITEM CSL_CITATION {"citationID":"1UmiEK7E","properties":{"formattedCitation":"(Liefooghe et al., 2019)","plainCitation":"(Liefooghe et al., 2019)","noteIndex":0},"citationItems":[{"id":4222,"uris":["http://zotero.org/users/1687755/items/CDATG6P5"],"itemData":{"id":4222,"type":"article-journal","abstract":"Europe PMC is an archive of life sciences journal literature., Stroop-like effects of derived stimulus-stimulus relations.","container-title":"Journal of Experimental psychology. Learning, Memory, and Cognition","DOI":"10.1037/xlm0000724","ISSN":"0278-7393, 1939-1285","issue":"2","journalAbbreviation":"J Exp Psychol Learn Mem Cogn","language":"English","note":"PMID: 31192680","page":"327-349","source":"europepmc.org","title":"Stroop-like effects of derived stimulus-stimulus relations.","volume":"46","author":[{"family":"Liefooghe","given":"B"},{"family":"Hughes","given":"Sean"},{"family":"Schmidt","given":"James"},{"family":"De Houwer","given":"Jan"}],"issued":{"date-parts":[["2019",6,13]]}}}],"schema":"https://github.com/citation-style-language/schema/raw/master/csl-citation.json"} </w:instrText>
      </w:r>
      <w:r w:rsidR="003B53FF" w:rsidRPr="001352DE">
        <w:fldChar w:fldCharType="separate"/>
      </w:r>
      <w:r w:rsidR="003B53FF" w:rsidRPr="001352DE">
        <w:t>(Liefooghe et al., 2019)</w:t>
      </w:r>
      <w:r w:rsidR="003B53FF" w:rsidRPr="001352DE">
        <w:fldChar w:fldCharType="end"/>
      </w:r>
      <w:r w:rsidR="00AA104C" w:rsidRPr="001352DE">
        <w:t>. Given the high degree of variability and skew associated with reaction time data</w:t>
      </w:r>
      <w:r w:rsidR="00E548ED" w:rsidRPr="001352DE">
        <w:t xml:space="preserve"> </w:t>
      </w:r>
      <w:r w:rsidR="00E548ED" w:rsidRPr="001352DE">
        <w:fldChar w:fldCharType="begin"/>
      </w:r>
      <w:r w:rsidR="00DE1174" w:rsidRPr="001352DE">
        <w:instrText xml:space="preserve"> ADDIN ZOTERO_ITEM CSL_CITATION {"citationID":"qYgmF2Du","properties":{"formattedCitation":"(Ratcliff, 1993; Whelan, 2008)","plainCitation":"(Ratcliff, 1993; Whelan, 2008)","noteIndex":0},"citationItems":[{"id":2824,"uris":["http://zotero.org/users/1687755/items/6UJBRNK7"],"itemData":{"id":2824,"type":"article-journal","container-title":"Psychological bulletin","DOI":"10.1037/0033-2909.114.3.510","issue":"4","page":"510-532","title":"Methods for dealing with reaction time outliers","volume":"114","author":[{"family":"Ratcliff","given":"R"}],"issued":{"date-parts":[["1993"]]}}},{"id":1418,"uris":["http://zotero.org/users/1687755/items/R5AJUV2K"],"itemData":{"id":1418,"type":"article-journal","container-title":"The Psychological Record","issue":"3","page":"475-482","source":"Google Scholar","title":"Effective analysis of reaction time data","volume":"58","author":[{"family":"Whelan","given":"Robert"}],"issued":{"date-parts":[["2008"]]}}}],"schema":"https://github.com/citation-style-language/schema/raw/master/csl-citation.json"} </w:instrText>
      </w:r>
      <w:r w:rsidR="00E548ED" w:rsidRPr="001352DE">
        <w:fldChar w:fldCharType="separate"/>
      </w:r>
      <w:r w:rsidR="00E548ED" w:rsidRPr="001352DE">
        <w:t>(Ratcliff, 1993; Whelan, 2008)</w:t>
      </w:r>
      <w:r w:rsidR="00E548ED" w:rsidRPr="001352DE">
        <w:fldChar w:fldCharType="end"/>
      </w:r>
      <w:r w:rsidR="00AA104C" w:rsidRPr="001352DE">
        <w:t>, this mean</w:t>
      </w:r>
      <w:r w:rsidR="001341A3" w:rsidRPr="001352DE">
        <w:t>s</w:t>
      </w:r>
      <w:r w:rsidR="00AA104C" w:rsidRPr="001352DE">
        <w:t xml:space="preserve"> that any given individual’s IRAP effect is likely to be </w:t>
      </w:r>
      <w:r w:rsidR="006D269A" w:rsidRPr="001352DE">
        <w:t>imprecisely</w:t>
      </w:r>
      <w:r w:rsidR="00AA104C" w:rsidRPr="001352DE">
        <w:t xml:space="preserve"> estimated. </w:t>
      </w:r>
    </w:p>
    <w:p w14:paraId="3E578E4B" w14:textId="5E5000B5" w:rsidR="00B963DA" w:rsidRPr="001352DE" w:rsidRDefault="00345E10" w:rsidP="00D21ABA">
      <w:r w:rsidRPr="001352DE">
        <w:t xml:space="preserve">Surprisingly, no research to date has quantified </w:t>
      </w:r>
      <w:r w:rsidR="00CB66D1" w:rsidRPr="001352DE">
        <w:t xml:space="preserve">how </w:t>
      </w:r>
      <w:r w:rsidRPr="001352DE">
        <w:t xml:space="preserve">well </w:t>
      </w:r>
      <w:r w:rsidR="00A8455A" w:rsidRPr="001352DE">
        <w:t xml:space="preserve">IRAP </w:t>
      </w:r>
      <w:r w:rsidRPr="001352DE">
        <w:t xml:space="preserve">effects are </w:t>
      </w:r>
      <w:r w:rsidR="00A8455A" w:rsidRPr="001352DE">
        <w:t>estimate</w:t>
      </w:r>
      <w:r w:rsidRPr="001352DE">
        <w:t>d</w:t>
      </w:r>
      <w:r w:rsidR="00A8455A" w:rsidRPr="001352DE">
        <w:t xml:space="preserve"> at the individual level</w:t>
      </w:r>
      <w:r w:rsidR="001A01B4" w:rsidRPr="001352DE">
        <w:t xml:space="preserve">. </w:t>
      </w:r>
      <w:r w:rsidR="00DE1D3F" w:rsidRPr="001352DE">
        <w:t xml:space="preserve">This study therefore </w:t>
      </w:r>
      <w:r w:rsidR="00BC229B" w:rsidRPr="001352DE">
        <w:t>calculate</w:t>
      </w:r>
      <w:r w:rsidR="00DC4120" w:rsidRPr="001352DE">
        <w:t>d</w:t>
      </w:r>
      <w:r w:rsidR="00BC229B" w:rsidRPr="001352DE">
        <w:t xml:space="preserve"> confidence intervals around individual participants’ IRAP effects</w:t>
      </w:r>
      <w:del w:id="31" w:author="Microsoft Office User" w:date="2022-10-04T22:15:00Z">
        <w:r w:rsidR="001A01B4" w:rsidRPr="001352DE" w:rsidDel="00795730">
          <w:delText>, using confidence intervals around individual scores</w:delText>
        </w:r>
      </w:del>
      <w:r w:rsidR="001A01B4" w:rsidRPr="001352DE">
        <w:t xml:space="preserve">. </w:t>
      </w:r>
      <w:r w:rsidR="00BC229B" w:rsidRPr="001352DE">
        <w:t xml:space="preserve">This </w:t>
      </w:r>
      <w:r w:rsidR="00DC4120" w:rsidRPr="001352DE">
        <w:t>was</w:t>
      </w:r>
      <w:r w:rsidR="00BC229B" w:rsidRPr="001352DE">
        <w:t xml:space="preserve"> done using a large open dataset containing </w:t>
      </w:r>
      <w:ins w:id="32" w:author="Microsoft Office User" w:date="2022-10-04T22:16:00Z">
        <w:r w:rsidR="00795730">
          <w:t xml:space="preserve">IRAPs measuring </w:t>
        </w:r>
      </w:ins>
      <w:r w:rsidR="00BC229B" w:rsidRPr="001352DE">
        <w:t xml:space="preserve">many different </w:t>
      </w:r>
      <w:ins w:id="33" w:author="Microsoft Office User" w:date="2022-10-04T22:16:00Z">
        <w:r w:rsidR="00795730">
          <w:t xml:space="preserve">attitude </w:t>
        </w:r>
      </w:ins>
      <w:r w:rsidR="00BC229B" w:rsidRPr="001352DE">
        <w:t xml:space="preserve">domains. These intervals </w:t>
      </w:r>
      <w:r w:rsidR="00DC4120" w:rsidRPr="001352DE">
        <w:t>were</w:t>
      </w:r>
      <w:r w:rsidR="00BC229B" w:rsidRPr="001352DE">
        <w:t xml:space="preserve"> then used to </w:t>
      </w:r>
      <w:r w:rsidR="00DE1D3F" w:rsidRPr="001352DE">
        <w:t xml:space="preserve">estimate (1) the </w:t>
      </w:r>
      <w:r w:rsidR="00D863A4" w:rsidRPr="001352DE">
        <w:t xml:space="preserve">typical </w:t>
      </w:r>
      <w:r w:rsidR="00DE1D3F" w:rsidRPr="001352DE">
        <w:t xml:space="preserve">width of confidence intervals around IRAP </w:t>
      </w:r>
      <w:r w:rsidR="00DE1D3F" w:rsidRPr="001352DE">
        <w:rPr>
          <w:i/>
        </w:rPr>
        <w:t>D</w:t>
      </w:r>
      <w:r w:rsidR="00DE1D3F" w:rsidRPr="001352DE">
        <w:t xml:space="preserve"> scores, (2) the proportion of </w:t>
      </w:r>
      <w:r w:rsidR="00DE1D3F" w:rsidRPr="001352DE">
        <w:rPr>
          <w:i/>
        </w:rPr>
        <w:t xml:space="preserve">D </w:t>
      </w:r>
      <w:r w:rsidR="00DE1D3F" w:rsidRPr="001352DE">
        <w:t xml:space="preserve">scores that can be </w:t>
      </w:r>
      <w:r w:rsidR="0014528B" w:rsidRPr="001352DE">
        <w:t xml:space="preserve">inferred to </w:t>
      </w:r>
      <w:r w:rsidR="00DE1D3F" w:rsidRPr="001352DE">
        <w:t xml:space="preserve">differ from zero (i.e., where evidence of an IRAP effect was obtained), (3) the proportion of </w:t>
      </w:r>
      <w:r w:rsidR="00DE1D3F" w:rsidRPr="001352DE">
        <w:rPr>
          <w:i/>
        </w:rPr>
        <w:t>D</w:t>
      </w:r>
      <w:r w:rsidR="00DE1D3F" w:rsidRPr="001352DE">
        <w:t xml:space="preserve"> scores that </w:t>
      </w:r>
      <w:r w:rsidR="00DC4120" w:rsidRPr="001352DE">
        <w:t>could</w:t>
      </w:r>
      <w:r w:rsidR="00DE1D3F" w:rsidRPr="001352DE">
        <w:t xml:space="preserve"> be said to differ from one another (i.e., agnostic to the zero point)</w:t>
      </w:r>
      <w:r w:rsidR="00B73610" w:rsidRPr="001352DE">
        <w:t xml:space="preserve">, and (4) the proportion of the observed range of all </w:t>
      </w:r>
      <w:r w:rsidR="00B73610" w:rsidRPr="001352DE">
        <w:rPr>
          <w:i/>
          <w:iCs/>
        </w:rPr>
        <w:t>D</w:t>
      </w:r>
      <w:r w:rsidR="00B73610" w:rsidRPr="001352DE">
        <w:t xml:space="preserve"> scores that </w:t>
      </w:r>
      <w:r w:rsidR="000D7EBB" w:rsidRPr="001352DE">
        <w:lastRenderedPageBreak/>
        <w:t>was</w:t>
      </w:r>
      <w:r w:rsidR="00B73610" w:rsidRPr="001352DE">
        <w:t xml:space="preserve"> covered by an individual participant’s </w:t>
      </w:r>
      <w:r w:rsidR="00B73610" w:rsidRPr="001352DE">
        <w:rPr>
          <w:i/>
          <w:iCs/>
        </w:rPr>
        <w:t>D</w:t>
      </w:r>
      <w:r w:rsidR="00B73610" w:rsidRPr="001352DE">
        <w:t xml:space="preserve"> score.</w:t>
      </w:r>
      <w:r w:rsidR="00E32363" w:rsidRPr="001352DE">
        <w:t xml:space="preserve"> Following a recent call to consider alternative scoring algorithms for IRAP data, the performance of the </w:t>
      </w:r>
      <w:r w:rsidR="00E32363" w:rsidRPr="001352DE">
        <w:rPr>
          <w:i/>
          <w:iCs/>
        </w:rPr>
        <w:t>D</w:t>
      </w:r>
      <w:r w:rsidR="00E32363" w:rsidRPr="001352DE">
        <w:t xml:space="preserve"> score </w:t>
      </w:r>
      <w:r w:rsidR="0063349B" w:rsidRPr="001352DE">
        <w:t>was</w:t>
      </w:r>
      <w:r w:rsidR="00E32363" w:rsidRPr="001352DE">
        <w:t xml:space="preserve"> then compared with the a more robust method: the Probabilistic Index </w:t>
      </w:r>
      <w:r w:rsidR="00E32363" w:rsidRPr="001352DE">
        <w:fldChar w:fldCharType="begin"/>
      </w:r>
      <w:r w:rsidR="00DE1174" w:rsidRPr="001352DE">
        <w:instrText xml:space="preserve"> ADDIN ZOTERO_ITEM CSL_CITATION {"citationID":"HfBwq40q","properties":{"formattedCitation":"(PI: De Schryver et al., 2018)","plainCitation":"(PI: De Schryver et al., 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Neve","given":"Jan"},{"family":"Cartwright","given":"Aoife"},{"family":"Barnes-Holmes","given":"Dermot"}],"issued":{"date-parts":[["2018",1,1]]}},"label":"page","prefix":"PI: "}],"schema":"https://github.com/citation-style-language/schema/raw/master/csl-citation.json"} </w:instrText>
      </w:r>
      <w:r w:rsidR="00E32363" w:rsidRPr="001352DE">
        <w:fldChar w:fldCharType="separate"/>
      </w:r>
      <w:r w:rsidR="00E32363" w:rsidRPr="001352DE">
        <w:t>(PI: De Schryver et al., 2018)</w:t>
      </w:r>
      <w:r w:rsidR="00E32363" w:rsidRPr="001352DE">
        <w:fldChar w:fldCharType="end"/>
      </w:r>
      <w:r w:rsidR="00E32363" w:rsidRPr="001352DE">
        <w:t xml:space="preserve">. </w:t>
      </w:r>
    </w:p>
    <w:p w14:paraId="192A5CA4" w14:textId="76A34E9A" w:rsidR="00AA104C" w:rsidRPr="001352DE" w:rsidRDefault="00B963DA" w:rsidP="00D21ABA">
      <w:r w:rsidRPr="001352DE">
        <w:t>Finally, recent debate in the broader implicit measures literature has suggested that the</w:t>
      </w:r>
      <w:r w:rsidR="00AC32D6" w:rsidRPr="001352DE">
        <w:t>se measures</w:t>
      </w:r>
      <w:r w:rsidRPr="001352DE">
        <w:t xml:space="preserve"> are particularly noisy </w:t>
      </w:r>
      <w:r w:rsidR="00D16B34" w:rsidRPr="001352DE">
        <w:t xml:space="preserve">and </w:t>
      </w:r>
      <w:r w:rsidRPr="001352DE">
        <w:t xml:space="preserve">are reliant on group-level aggregation to produce reliable and replicable effects </w:t>
      </w:r>
      <w:r w:rsidRPr="001352DE">
        <w:fldChar w:fldCharType="begin"/>
      </w:r>
      <w:r w:rsidR="00DE1174" w:rsidRPr="001352DE">
        <w:instrText xml:space="preserve"> ADDIN ZOTERO_ITEM CSL_CITATION {"citationID":"9xdlICr0","properties":{"formattedCitation":"(Connor &amp; Evers, 2020)","plainCitation":"(Connor &amp; Evers, 2020)","noteIndex":0},"citationItems":[{"id":4255,"uris":["http://zotero.org/users/1687755/items/VRBIB7DD"],"itemData":{"id":4255,"type":"article-journal","abstract":"Payne, Vuletich, and Lundberg’s bias-of-crowds model proposes that a number of empirical puzzles can be resolved by conceptualizing implicit bias as a feature of situations rather than a feature of individuals. In the present article we argue against this model and propose that, given the existing evidence, implicit bias is best understood as an individual-level construct measured with substantial error. First, using real and simulated data, we show how each of Payne and colleagues’ proposed puzzles can be explained as being the result of measurement error and its reduction via aggregation. Second, we discuss why the authors’ counterarguments against this explanation have been unconvincing. Finally, we test a hypothesis derived from the bias-of-crowds model about the effect of an individually targeted “implicit-bias-based expulsion program” within universities and show the model to lack empirical support. We conclude by considering the implications of conceptualizing implicit bias as a noisily measured individual-level construct for ongoing implicit-bias research. All data and code are available at https://osf.io/tj8u6/.","container-title":"Perspectives on Psychological Science","DOI":"10.1177/1745691620931492","ISSN":"1745-6916","issue":"6","journalAbbreviation":"Perspect Psychol Sci","language":"en","note":"publisher: SAGE Publications Inc","page":"1329-1345","source":"SAGE Journals","title":"The Bias of Individuals (in Crowds): Why Implicit Bias Is Probably a Noisily Measured Individual-Level Construct","title-short":"The Bias of Individuals (in Crowds)","volume":"15","author":[{"family":"Connor","given":"Paul"},{"family":"Evers","given":"Ellen R. K."}],"issued":{"date-parts":[["2020",11,1]]}}}],"schema":"https://github.com/citation-style-language/schema/raw/master/csl-citation.json"} </w:instrText>
      </w:r>
      <w:r w:rsidRPr="001352DE">
        <w:fldChar w:fldCharType="separate"/>
      </w:r>
      <w:r w:rsidRPr="001352DE">
        <w:t>(Connor &amp; Evers, 2020)</w:t>
      </w:r>
      <w:r w:rsidRPr="001352DE">
        <w:fldChar w:fldCharType="end"/>
      </w:r>
      <w:r w:rsidRPr="001352DE">
        <w:t xml:space="preserve">. It is therefore worth considering whether the IRAP’s individual level performance </w:t>
      </w:r>
      <w:r w:rsidR="00EE4F1F" w:rsidRPr="001352DE">
        <w:t>is</w:t>
      </w:r>
      <w:r w:rsidRPr="001352DE">
        <w:t xml:space="preserve"> particular to it, or representative of </w:t>
      </w:r>
      <w:r w:rsidR="003F185C" w:rsidRPr="001352DE">
        <w:t xml:space="preserve">other </w:t>
      </w:r>
      <w:r w:rsidRPr="001352DE">
        <w:t xml:space="preserve">implicit measures. That is, </w:t>
      </w:r>
      <w:r w:rsidR="007D43FC" w:rsidRPr="001352DE">
        <w:t xml:space="preserve">what is </w:t>
      </w:r>
      <w:r w:rsidRPr="001352DE">
        <w:t>the IRAP</w:t>
      </w:r>
      <w:r w:rsidR="007D43FC" w:rsidRPr="001352DE">
        <w:t xml:space="preserve">’s </w:t>
      </w:r>
      <w:r w:rsidRPr="001352DE">
        <w:t xml:space="preserve">individual level performance relative to </w:t>
      </w:r>
      <w:r w:rsidR="007D43FC" w:rsidRPr="001352DE">
        <w:t>a closely related task</w:t>
      </w:r>
      <w:r w:rsidRPr="001352DE">
        <w:t>? In order to assess this question, t</w:t>
      </w:r>
      <w:r w:rsidR="00C21442" w:rsidRPr="001352DE">
        <w:t xml:space="preserve">he IRAP’s utility for individual assessment </w:t>
      </w:r>
      <w:r w:rsidR="00EA643F" w:rsidRPr="001352DE">
        <w:t>was</w:t>
      </w:r>
      <w:r w:rsidR="00C21442" w:rsidRPr="001352DE">
        <w:t xml:space="preserve"> compared to the most common popular </w:t>
      </w:r>
      <w:r w:rsidRPr="001352DE">
        <w:t xml:space="preserve">implicit </w:t>
      </w:r>
      <w:r w:rsidR="00C21442" w:rsidRPr="001352DE">
        <w:t xml:space="preserve">measure, the Implicit Association Test </w:t>
      </w:r>
      <w:r w:rsidR="00C21442" w:rsidRPr="001352DE">
        <w:fldChar w:fldCharType="begin"/>
      </w:r>
      <w:r w:rsidR="00DE1174" w:rsidRPr="001352DE">
        <w:instrText xml:space="preserve"> ADDIN ZOTERO_ITEM CSL_CITATION {"citationID":"5WeOaM5z","properties":{"formattedCitation":"(IAT: Greenwald et al., 1998)","plainCitation":"(IAT: 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L"}],"issued":{"date-parts":[["1998",6]]}},"label":"page","prefix":"IAT: "}],"schema":"https://github.com/citation-style-language/schema/raw/master/csl-citation.json"} </w:instrText>
      </w:r>
      <w:r w:rsidR="00C21442" w:rsidRPr="001352DE">
        <w:fldChar w:fldCharType="separate"/>
      </w:r>
      <w:r w:rsidR="00C21442" w:rsidRPr="001352DE">
        <w:t>(IAT: Greenwald et al., 1998)</w:t>
      </w:r>
      <w:r w:rsidR="00C21442" w:rsidRPr="001352DE">
        <w:fldChar w:fldCharType="end"/>
      </w:r>
      <w:r w:rsidR="00054301" w:rsidRPr="001352DE">
        <w:t xml:space="preserve">, again using a large open </w:t>
      </w:r>
      <w:r w:rsidR="00A53DAE" w:rsidRPr="001352DE">
        <w:t xml:space="preserve">IAT </w:t>
      </w:r>
      <w:r w:rsidR="00054301" w:rsidRPr="001352DE">
        <w:t xml:space="preserve">dataset of assessing many different </w:t>
      </w:r>
      <w:ins w:id="34" w:author="Microsoft Office User" w:date="2022-10-04T22:17:00Z">
        <w:r w:rsidR="00795730">
          <w:t xml:space="preserve">attitude </w:t>
        </w:r>
      </w:ins>
      <w:r w:rsidR="00054301" w:rsidRPr="001352DE">
        <w:t>domains.</w:t>
      </w:r>
    </w:p>
    <w:p w14:paraId="4FE12763" w14:textId="4082C064" w:rsidR="004902BD" w:rsidRPr="001352DE" w:rsidRDefault="00AA104C" w:rsidP="00D21ABA">
      <w:pPr>
        <w:pStyle w:val="Heading1"/>
      </w:pPr>
      <w:r w:rsidRPr="001352DE">
        <w:t>Method</w:t>
      </w:r>
    </w:p>
    <w:p w14:paraId="1741BF92" w14:textId="27945699" w:rsidR="00587957" w:rsidRPr="001352DE" w:rsidRDefault="00587957" w:rsidP="00D21ABA">
      <w:pPr>
        <w:pStyle w:val="Heading2"/>
      </w:pPr>
      <w:r w:rsidRPr="001352DE">
        <w:t>Data</w:t>
      </w:r>
    </w:p>
    <w:p w14:paraId="736B5B95" w14:textId="4DF1A116" w:rsidR="00EC2A3F" w:rsidRPr="001352DE" w:rsidRDefault="00CF1322" w:rsidP="00E0058C">
      <w:r w:rsidRPr="001352DE">
        <w:rPr>
          <w:b/>
          <w:bCs/>
        </w:rPr>
        <w:t>IRAP data</w:t>
      </w:r>
      <w:r w:rsidR="00E0058C" w:rsidRPr="001352DE">
        <w:rPr>
          <w:b/>
          <w:bCs/>
        </w:rPr>
        <w:t>.</w:t>
      </w:r>
      <w:r w:rsidR="00E0058C" w:rsidRPr="001352DE">
        <w:t xml:space="preserve"> </w:t>
      </w:r>
      <w:r w:rsidR="004A73E2" w:rsidRPr="001352DE">
        <w:t xml:space="preserve">Data were taken from a large open dataset of all IRAP </w:t>
      </w:r>
      <w:r w:rsidR="008F1EB6" w:rsidRPr="001352DE">
        <w:t>research</w:t>
      </w:r>
      <w:r w:rsidR="00947E6C" w:rsidRPr="001352DE">
        <w:t xml:space="preserve">. This dataset was constructed by contacting </w:t>
      </w:r>
      <w:r w:rsidR="001A0D2D" w:rsidRPr="001352DE">
        <w:t xml:space="preserve">individuals at </w:t>
      </w:r>
      <w:r w:rsidR="00947E6C" w:rsidRPr="001352DE">
        <w:t xml:space="preserve">multiple labs conducing IRAP research and asking them to contribute </w:t>
      </w:r>
      <w:r w:rsidR="00251D3D" w:rsidRPr="001352DE">
        <w:t xml:space="preserve">their </w:t>
      </w:r>
      <w:r w:rsidR="00947E6C" w:rsidRPr="001352DE">
        <w:t>well-organized trial level IRAP data</w:t>
      </w:r>
      <w:r w:rsidR="00251D3D" w:rsidRPr="001352DE">
        <w:t>,</w:t>
      </w:r>
      <w:r w:rsidR="0017567A" w:rsidRPr="001352DE">
        <w:t xml:space="preserve"> as well as all stimuli and task parameters to generate that data</w:t>
      </w:r>
      <w:r w:rsidR="00251D3D" w:rsidRPr="001352DE">
        <w:t>, to an openly available dataset</w:t>
      </w:r>
      <w:r w:rsidR="00947E6C" w:rsidRPr="001352DE">
        <w:t xml:space="preserve">. </w:t>
      </w:r>
      <w:r w:rsidR="00F1132F" w:rsidRPr="001352DE">
        <w:t>The resulting dataset contained all data</w:t>
      </w:r>
      <w:r w:rsidR="00251D3D" w:rsidRPr="001352DE">
        <w:t xml:space="preserve"> from </w:t>
      </w:r>
      <w:r w:rsidR="004A73E2" w:rsidRPr="001352DE">
        <w:t>two labs</w:t>
      </w:r>
      <w:r w:rsidR="008F1EB6" w:rsidRPr="001352DE">
        <w:t xml:space="preserve"> </w:t>
      </w:r>
      <w:r w:rsidR="008F1EB6" w:rsidRPr="001352DE">
        <w:fldChar w:fldCharType="begin"/>
      </w:r>
      <w:r w:rsidR="00DE1174" w:rsidRPr="001352DE">
        <w:instrText xml:space="preserve"> ADDIN ZOTERO_ITEM CSL_CITATION {"citationID":"Pf8waU9b","properties":{"formattedCitation":"(Hussey &amp; Drake, 2020a; dataset available for reuse at osf.io/v3twe)","plainCitation":"(Hussey &amp; Drake, 2020a; dataset available for reuse at osf.io/v3twe)","noteIndex":0},"citationItems":[{"id":4191,"uris":["http://zotero.org/users/1687755/items/MU3ZSDRR"],"itemData":{"id":4191,"type":"article-journal","abstract":"Evidence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(k = 16) and participants (N = 1576). Results suggest that internal consistency is poor (</w:instrText>
      </w:r>
      <w:r w:rsidR="00DE1174" w:rsidRPr="001352DE">
        <w:rPr>
          <w:rFonts w:ascii="Cambria" w:hAnsi="Cambria" w:cs="Cambria"/>
        </w:rPr>
        <w:instrText>α</w:instrText>
      </w:r>
      <w:r w:rsidR="00DE1174" w:rsidRPr="001352DE">
        <w:instrText xml:space="preserve"> = .51, 95% CI [.46, .56]) and test-retest reliability is very poor (ICC = .20, 95% CI [.05, .34]). We conclude that researchers should be very cautious about choosing to employ the IRAP or when interpreting its results.","container-title":"Preprint","DOI":"10.31234/osf.io/ge3k7","note":"publisher: PsyArXiv","source":"psyarxiv.com","title":"The Implicit Relational Assessment Procedure demonstrates poor internal consistency and test-retest reliability: A meta-analysis","URL":"https://psyarxiv.com/ge3k7/","author":[{"family":"Hussey","given":"Ian"},{"family":"Drake","given":"Chad E."}],"accessed":{"date-parts":[["2020",6,12]]},"issued":{"date-parts":[["2020"]]}},"label":"page","suffix":"; dataset available for reuse at osf.io/v3twe"}],"schema":"https://github.com/citation-style-language/schema/raw/master/csl-citation.json"} </w:instrText>
      </w:r>
      <w:r w:rsidR="008F1EB6" w:rsidRPr="001352DE">
        <w:fldChar w:fldCharType="separate"/>
      </w:r>
      <w:r w:rsidR="00693201" w:rsidRPr="001352DE">
        <w:t>(Hussey &amp; Drake, 2020a; dataset available for reuse at osf.io/v3twe)</w:t>
      </w:r>
      <w:r w:rsidR="008F1EB6" w:rsidRPr="001352DE">
        <w:fldChar w:fldCharType="end"/>
      </w:r>
      <w:r w:rsidR="004A73E2" w:rsidRPr="001352DE">
        <w:t xml:space="preserve">. Inclusion criteria used for </w:t>
      </w:r>
      <w:r w:rsidR="008F1EB6" w:rsidRPr="001352DE">
        <w:t>the curation of that</w:t>
      </w:r>
      <w:r w:rsidR="004A73E2" w:rsidRPr="001352DE">
        <w:t xml:space="preserve"> dataset were </w:t>
      </w:r>
      <w:r w:rsidR="008F1EB6" w:rsidRPr="001352DE">
        <w:t xml:space="preserve">listed by Hussey and Drake (2020) to be </w:t>
      </w:r>
      <w:r w:rsidR="00EC2A3F" w:rsidRPr="001352DE">
        <w:t xml:space="preserve">as follows: (1) study used at least one IRAP task, excluding variants such as MT-IRAP </w:t>
      </w:r>
      <w:r w:rsidR="0030678A" w:rsidRPr="001352DE">
        <w:fldChar w:fldCharType="begin"/>
      </w:r>
      <w:r w:rsidR="00DE1174" w:rsidRPr="001352DE">
        <w:instrText xml:space="preserve"> ADDIN ZOTERO_ITEM CSL_CITATION {"citationID":"vAw5ccK1","properties":{"formattedCitation":"(Levin et al., 2010)","plainCitation":"(Levin et al., 2010)","noteIndex":0},"citationItems":[{"id":3740,"uris":["http://zotero.org/users/1687755/items/9FHBWDKM"],"itemData":{"id":3740,"type":"article-journal","abstract":"The Implicit Relational Assessment Procedure (IRAP) is a promising tool for measuring implicit cognitions in applied research. However, the need for training and block effects can limit its capacity to assess effects with individual stimuli and participants, both of which are important for applied research. We developed a modified IRAP, the Mixed Trial – IRAP (MT-IRAP), in an attempt to correct for these problems. The MT-IRAP was tested with 58 undergraduate students using conventional good/bad words, emotion words, and words describing substance abusers. We found consistent, significant MT-IRAP effects at both a word list and individual word level and somewhat consistent effects at an individual participant level. The applied utility of the measure was supported by observed relationships between MT-IRAP effects and self-reported experiential avoidance and attitudes towards substance abusers. The MT-IRAP may provide an implicit cognition assessment tool that can be used with less training, and that provides consistent effects for specific stimuli. (PsycINFO Database Record (c) 2016 APA, all rights reserved)","archive":"psyh","archive_location":"2011-08910-006","container-title":"International Journal of Behavioral Consultation and Therapy","DOI":"10.1037/h0100911","ISSN":"1555-7855","issue":"3","journalAbbreviation":"International Journal of Behavioral Consultation and Therapy","page":"245-262","source":"EBSCOhost","title":"Creating an implicit measure of cognition more suited to applied research: A test of the Mixed Trial—Implicit Relational Assessment Procedure (MT-IRAP)","volume":"6","author":[{"family":"Levin","given":"Michael E."},{"family":"Hayes","given":"Steven C."},{"family":"Waltz","given":"Thomas"}],"issued":{"date-parts":[["2010"]]}}}],"schema":"https://github.com/citation-style-language/schema/raw/master/csl-citation.json"} </w:instrText>
      </w:r>
      <w:r w:rsidR="0030678A" w:rsidRPr="001352DE">
        <w:fldChar w:fldCharType="separate"/>
      </w:r>
      <w:r w:rsidR="0030678A" w:rsidRPr="001352DE">
        <w:t>(Levin et al., 2010)</w:t>
      </w:r>
      <w:r w:rsidR="0030678A" w:rsidRPr="001352DE">
        <w:fldChar w:fldCharType="end"/>
      </w:r>
      <w:r w:rsidR="00EC2A3F" w:rsidRPr="001352DE">
        <w:t xml:space="preserve">, NL-IRAP </w:t>
      </w:r>
      <w:r w:rsidR="0030678A" w:rsidRPr="001352DE">
        <w:fldChar w:fldCharType="begin"/>
      </w:r>
      <w:r w:rsidR="00DE1174" w:rsidRPr="001352DE">
        <w:instrText xml:space="preserve"> ADDIN ZOTERO_ITEM CSL_CITATION {"citationID":"KzZKz34D","properties":{"formattedCitation":"(Kavanagh et al., 2016)","plainCitation":"(Kavanagh et al., 2016)","noteIndex":0},"citationItems":[{"id":2479,"uris":["http://zotero.org/users/1687755/items/BNN2U5WG"],"itemData":{"id":2479,"type":"article-journal","abstract":"This study explored a modification to the typical presentation of label and target stimuli on Implicit Relational Assessment Procedure (IRAP) effects. We asked whether combining the labels and targets into a single phrase would influence performances. The key purpose of the study was to determine the feasibility of altering the way in which stimuli are presented within the IRAP, so as to potentially employ more complex natural language-like statements in future research. In the Typical IRAP employed here, labels and targets were presented as separate words, while in the Natural Language IRAP they were combined to form a single statement. The results demonstrated no substantive differences in the effects recorded on both types of IRAP, thus supporting the future use of a Natural Language version.","container-title":"Journal of Contextual Behavioral Science","DOI":"10.1016/j.jcbs.2016.10.001","ISSN":"2212-1447","issue":"4","journalAbbreviation":"Journal of Contextual Behavioral Science","page":"247-251","source":"ScienceDirect","title":"Using the IRAP to explore natural language statements","volume":"5","author":[{"family":"Kavanagh","given":"Deirdre"},{"family":"Hussey","given":"Ian"},{"family":"McEnteggart","given":"Ciara"},{"family":"Barnes-Holmes","given":"Yvonne"},{"family":"Barnes-Holmes","given":"Dermot"}],"issued":{"date-parts":[["2016",10]]}}}],"schema":"https://github.com/citation-style-language/schema/raw/master/csl-citation.json"} </w:instrText>
      </w:r>
      <w:r w:rsidR="0030678A" w:rsidRPr="001352DE">
        <w:fldChar w:fldCharType="separate"/>
      </w:r>
      <w:r w:rsidR="0030678A" w:rsidRPr="001352DE">
        <w:t>(Kavanagh et al., 2016)</w:t>
      </w:r>
      <w:r w:rsidR="0030678A" w:rsidRPr="001352DE">
        <w:fldChar w:fldCharType="end"/>
      </w:r>
      <w:r w:rsidR="00EC2A3F" w:rsidRPr="001352DE">
        <w:t xml:space="preserve">, or training-IRAP </w:t>
      </w:r>
      <w:r w:rsidR="0030678A" w:rsidRPr="001352DE">
        <w:fldChar w:fldCharType="begin"/>
      </w:r>
      <w:r w:rsidR="00DE1174" w:rsidRPr="001352DE">
        <w:instrText xml:space="preserve"> ADDIN ZOTERO_ITEM CSL_CITATION {"citationID":"T5UNhSUB","properties":{"formattedCitation":"(Murphy et al., 2019)","plainCitation":"(Murphy et al., 2019)","noteIndex":0},"citationItems":[{"id":4226,"uris":["http://zotero.org/users/1687755/items/VMDM7KY4"],"itemData":{"id":4226,"type":"article-journal","abstract":"The research used an alternating-treatments design to compare relational responding for five children with diagnosed autism spectrum disorder (ASD) in two teaching conditions. Both conditions used applied behavior analysis; one was usual tabletop teaching (TT), and one was an interactive computerized teaching program, the Teacher-Implicit Relational Assessment Programme (T-IRAP; Kilroe, Murphy, Barnes-Holmes, &amp; Barnes-Holmes, Behavioral Development Bulletin, 19(2), 60-80, 2014). Relational skills targeted were coordination (same/different), with nonarbitrary and arbitrary stimuli. Participants' relational learning outcomes were compared in terms of speed of responding and accuracy (percentage correct) in T-IRAP and TT conditions. Results showed significantly increased speed for all five participants during T-IRAP teaching across all procedures; however, accuracy was only marginally increased during T-IRAP. Pre- and posttraining comparison of participant scores on the Peabody Picture Vocabulary Test, Fourth Edition (Dunn &amp; Dunn, 2007), and the Kaufman Brief Intelligence Test (Kaufman &amp; Kaufman, 1990) was conducted. An improvement in raw scores on both measures was evident for one participant who learned complex arbitrary relations; no changes were shown for participants who learned only basic nonarbitrary relations.","container-title":"Behavior Analysis in Practice","DOI":"10.1007/s40617-018-00302-9","ISSN":"1998-1929","issue":"1","journalAbbreviation":"Behav Anal Pract","language":"eng","note":"PMID: 30918770\nPMCID: PMC6411535","page":"52-65","source":"PubMed","title":"Using the Teacher IRAP (T-IRAP) interactive computerized programme to teach complex flexible relational responding with children with diagnosed autism spectrum disorder","volume":"12","author":[{"family":"Murphy","given":"Carol"},{"family":"Lyons","given":"Keith"},{"family":"Kelly","given":"Michelle"},{"family":"Barnes-Holmes","given":"Yvonne"},{"family":"Barnes-Holmes","given":"Dermot"}],"issued":{"date-parts":[["2019",3]]}}}],"schema":"https://github.com/citation-style-language/schema/raw/master/csl-citation.json"} </w:instrText>
      </w:r>
      <w:r w:rsidR="0030678A" w:rsidRPr="001352DE">
        <w:fldChar w:fldCharType="separate"/>
      </w:r>
      <w:r w:rsidR="0030678A" w:rsidRPr="001352DE">
        <w:t>(Murphy et al., 2019)</w:t>
      </w:r>
      <w:r w:rsidR="0030678A" w:rsidRPr="001352DE">
        <w:fldChar w:fldCharType="end"/>
      </w:r>
      <w:r w:rsidR="00EC2A3F" w:rsidRPr="001352DE">
        <w:t xml:space="preserve">; if a given study employed more than one IRAP, only data from the first IRAP each participant completed was used; and (3) trial-level </w:t>
      </w:r>
      <w:r w:rsidR="00020F95" w:rsidRPr="001352DE">
        <w:t xml:space="preserve">reaction time </w:t>
      </w:r>
      <w:r w:rsidR="00EC2A3F" w:rsidRPr="001352DE">
        <w:t>data was available</w:t>
      </w:r>
      <w:r w:rsidR="00020F95" w:rsidRPr="001352DE">
        <w:t xml:space="preserve">. </w:t>
      </w:r>
      <w:r w:rsidR="008F1EB6" w:rsidRPr="001352DE">
        <w:t>The dataset contains both published and (previously) unpublished data</w:t>
      </w:r>
      <w:r w:rsidR="00190183" w:rsidRPr="001352DE">
        <w:t xml:space="preserve"> </w:t>
      </w:r>
      <w:r w:rsidR="00190183" w:rsidRPr="001352DE">
        <w:fldChar w:fldCharType="begin"/>
      </w:r>
      <w:r w:rsidR="00DE1174" w:rsidRPr="001352DE">
        <w:instrText xml:space="preserve"> ADDIN ZOTERO_ITEM CSL_CITATION {"citationID":"C5KdJltk","properties":{"formattedCitation":"(for prior publications see Drake et al., 2016, 2018; Finn et al., 2016; Hussey, Daly, et al., 2015)","plainCitation":"(for prior publications see Drake et al., 2016, 2018; Finn et al., 2016; Hussey, Daly, et al., 2015)","noteIndex":0},"citationItems":[{"id":2102,"uris":["http://zotero.org/users/1687755/items/N422MFSA"],"itemData":{"id":2102,"type":"article-journal","container-title":"The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H."},{"family":"Habib","given":"Reza"}],"issued":{"date-parts":[["2016",3]]}},"label":"page","prefix":"for prior publications see "},{"id":2888,"uris":["http://zotero.org/users/1687755/items/72LX2MUL"],"itemData":{"id":2888,"type":"article-journal","abstract":"Gender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E."},{"family":"Primeaux","given":"Sunni"},{"family":"Thomas","given":"Jorden"}],"issued":{"date-parts":[["2018",3,1]]}}},{"id":4221,"uris":["http://zotero.org/users/1687755/items/CMHMBLM9"],"itemData":{"id":4221,"type":"article-journal","abstract":"The Implicit Relational Assessment Procedure (IRAP) is increasingly used in applied and clinical settings, and yet many of the procedural variables of the measure have not been subjected to a systematic analysis. One such variable is the type of rules that are employed when instructing the IRAP and the effect this might have on participants’ performances. In the current article, three experiments were used to assess the impact of three different types of rules or instructions on IRAP performance. The instructions varied in the degree to which they specified parts of the relational network being assessed by the IRAP. The findings showed that the type of rule presented to participants during an IRAP can have a dramatic effect on the strength and direction of the trial-type effects that are produced by the measure. Furthermore, the type of instructions employed appear to interact with the order in which the IRAP blocks are presented (history-consistent versus history-inconsistent). The findings indicate that the behavioural dynamics that occur when participants complete an IRAP require extensive and systematic experimental and conceptual analyses, and this work will likely have an important bearing on research seeking to investigate the predictive validity of the IRAP in applied research settings. (PsycINFO Database Record (c) 2016 APA, all rights reserved)","archive_location":"2016-19908-012","container-title":"The Psychological Record","DOI":"10.1007/s40732-016-0173-4","ISSN":"0033-2933","issue":"2","journalAbbreviation":"The Psychological Record","page":"309-321","source":"EBSCOhost","title":"Exploring the behavioral dynamics of the implicit relational assessment procedure: The impact of three types of introductory rules","volume":"66","author":[{"family":"Finn","given":"Martin"},{"family":"Barnes-Holmes","given":"Dermot"},{"family":"Hussey","given":"Ian"},{"family":"Graddy","given":"Joseph"}],"issued":{"date-parts":[["2016",6]]}}},{"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Either","volume":"65","author":[{"family":"Hussey","given":"Ian"},{"family":"Daly","given":"Tarah"},{"family":"Barnes-Holmes","given":"Dermot"}],"issued":{"date-parts":[["2015",7,23]]}}}],"schema":"https://github.com/citation-style-language/schema/raw/master/csl-citation.json"} </w:instrText>
      </w:r>
      <w:r w:rsidR="00190183" w:rsidRPr="001352DE">
        <w:fldChar w:fldCharType="separate"/>
      </w:r>
      <w:r w:rsidR="00190183" w:rsidRPr="001352DE">
        <w:t>(for prior publications see Drake et al., 2016, 2018; Finn et al., 2016; Hussey, Daly, et al., 2015)</w:t>
      </w:r>
      <w:r w:rsidR="00190183" w:rsidRPr="001352DE">
        <w:fldChar w:fldCharType="end"/>
      </w:r>
      <w:r w:rsidR="00190183" w:rsidRPr="001352DE">
        <w:t>.</w:t>
      </w:r>
      <w:r w:rsidR="008F1EB6" w:rsidRPr="001352DE">
        <w:t xml:space="preserve"> Data was included from both published and unpublished papers following Cochrane guidelines </w:t>
      </w:r>
      <w:r w:rsidR="008F1EB6" w:rsidRPr="001352DE">
        <w:fldChar w:fldCharType="begin"/>
      </w:r>
      <w:r w:rsidR="00DE1174" w:rsidRPr="001352DE">
        <w:instrText xml:space="preserve"> ADDIN ZOTERO_ITEM CSL_CITATION {"citationID":"n7HnLfJ1","properties":{"formattedCitation":"(Higgins &amp; Thomas, 2022: section 4.3.2)","plainCitation":"(Higgins &amp; Thomas, 2022: section 4.3.2)","noteIndex":0},"citationItems":[{"id":10040,"uris":["http://zotero.org/users/1687755/items/ECFHGTRL"],"itemData":{"id":10040,"type":"book","edition":"Version 6.3","publisher":"The Cochrane Collaboration","title":"Cochrane Handbook for Systematic Reviews of Interventions","URL":"Available from www.handbook.cochrane.org","author":[{"family":"Higgins","given":"Julian"},{"family":"Thomas","given":"James"}],"issued":{"date-parts":[["2022"]]}},"label":"page","suffix":": section 4.3.2"}],"schema":"https://github.com/citation-style-language/schema/raw/master/csl-citation.json"} </w:instrText>
      </w:r>
      <w:r w:rsidR="008F1EB6" w:rsidRPr="001352DE">
        <w:fldChar w:fldCharType="separate"/>
      </w:r>
      <w:r w:rsidR="008F1EB6" w:rsidRPr="001352DE">
        <w:t>(Higgins &amp; Thomas, 2022: section 4.3.2)</w:t>
      </w:r>
      <w:r w:rsidR="008F1EB6" w:rsidRPr="001352DE">
        <w:fldChar w:fldCharType="end"/>
      </w:r>
      <w:r w:rsidR="008F1EB6" w:rsidRPr="001352DE">
        <w:t xml:space="preserve">. </w:t>
      </w:r>
      <w:r w:rsidR="00904297" w:rsidRPr="001352DE">
        <w:t>Data came from 1</w:t>
      </w:r>
      <w:r w:rsidR="00DB5267" w:rsidRPr="001352DE">
        <w:t>8</w:t>
      </w:r>
      <w:r w:rsidR="00904297" w:rsidRPr="001352DE">
        <w:t xml:space="preserve"> different substantive domains: body shape, </w:t>
      </w:r>
      <w:r w:rsidR="00DB5267" w:rsidRPr="001352DE">
        <w:t xml:space="preserve">Clinton-Trump, </w:t>
      </w:r>
      <w:r w:rsidR="00904297" w:rsidRPr="001352DE">
        <w:t xml:space="preserve">Christianity-Islam, suffering and development between countries, disgust, </w:t>
      </w:r>
      <w:r w:rsidR="00DB5267" w:rsidRPr="001352DE">
        <w:t xml:space="preserve">gender stereotypes, </w:t>
      </w:r>
      <w:r w:rsidR="00904297" w:rsidRPr="001352DE">
        <w:t xml:space="preserve">ideographic evaluations of friends and enemies, life and death, </w:t>
      </w:r>
      <w:r w:rsidR="00DB5267" w:rsidRPr="001352DE">
        <w:t xml:space="preserve">personality, </w:t>
      </w:r>
      <w:r w:rsidR="00904297" w:rsidRPr="001352DE">
        <w:t xml:space="preserve">race, </w:t>
      </w:r>
      <w:r w:rsidR="00DB5267" w:rsidRPr="001352DE">
        <w:t xml:space="preserve">religion, rich-poor, </w:t>
      </w:r>
      <w:r w:rsidR="00904297" w:rsidRPr="001352DE">
        <w:t xml:space="preserve">sexuality and arousal, </w:t>
      </w:r>
      <w:r w:rsidR="00DB5267" w:rsidRPr="001352DE">
        <w:t xml:space="preserve">shapes and colors, stigma, and </w:t>
      </w:r>
      <w:r w:rsidR="00586705" w:rsidRPr="001352DE">
        <w:t>valanced</w:t>
      </w:r>
      <w:r w:rsidR="00904297" w:rsidRPr="001352DE">
        <w:t xml:space="preserve"> words. Some domains involved </w:t>
      </w:r>
      <w:r w:rsidR="00904297" w:rsidRPr="001352DE">
        <w:t xml:space="preserve">more than one </w:t>
      </w:r>
      <w:r w:rsidR="00D251CC" w:rsidRPr="001352DE">
        <w:t xml:space="preserve">stimulus set within the </w:t>
      </w:r>
      <w:r w:rsidR="00904297" w:rsidRPr="001352DE">
        <w:t xml:space="preserve">IRAP, for example there were two variants of </w:t>
      </w:r>
      <w:r w:rsidR="00D251CC" w:rsidRPr="001352DE">
        <w:t xml:space="preserve">the </w:t>
      </w:r>
      <w:r w:rsidR="00904297" w:rsidRPr="001352DE">
        <w:t>race</w:t>
      </w:r>
      <w:r w:rsidR="00D251CC" w:rsidRPr="001352DE">
        <w:t xml:space="preserve"> IRAP</w:t>
      </w:r>
      <w:r w:rsidR="00904297" w:rsidRPr="001352DE">
        <w:t>.</w:t>
      </w:r>
      <w:r w:rsidR="00137F70" w:rsidRPr="001352DE">
        <w:t xml:space="preserve"> </w:t>
      </w:r>
    </w:p>
    <w:p w14:paraId="32318BF7" w14:textId="6D1A78C9" w:rsidR="00044447" w:rsidRPr="007A3671" w:rsidRDefault="00044447" w:rsidP="007A3671">
      <w:pPr>
        <w:rPr>
          <w:b/>
          <w:bCs/>
        </w:rPr>
      </w:pPr>
      <w:r w:rsidRPr="007A3671">
        <w:rPr>
          <w:b/>
          <w:bCs/>
        </w:rPr>
        <w:t>IAT data</w:t>
      </w:r>
      <w:r w:rsidR="007A3671">
        <w:rPr>
          <w:b/>
          <w:bCs/>
        </w:rPr>
        <w:t xml:space="preserve">. </w:t>
      </w:r>
      <w:r w:rsidR="001853FF" w:rsidRPr="001352DE">
        <w:t>Data was taken the Attitudes, Identity and Individual Differences (AIID) dataset: a large, multivariate, planned missing data study on implicit and explicit attitudes within many different domains designed for reuse. See the AIID dataset documentation for the design of the study, all data, code, and materials</w:t>
      </w:r>
      <w:r w:rsidR="00D11D20" w:rsidRPr="001352DE">
        <w:t xml:space="preserve"> </w:t>
      </w:r>
      <w:r w:rsidR="00BD23CF" w:rsidRPr="001352DE">
        <w:fldChar w:fldCharType="begin"/>
      </w:r>
      <w:r w:rsidR="00DE1174" w:rsidRPr="001352DE">
        <w:instrText xml:space="preserve"> ADDIN ZOTERO_ITEM CSL_CITATION {"citationID":"FO3Sd982","properties":{"formattedCitation":"(Hussey et al., 2019)","plainCitation":"(Hussey et al., 2019)","noteIndex":0},"citationItems":[{"id":10183,"uris":["http://zotero.org/users/1687755/items/H98U9SZN"],"itemData":{"id":10183,"type":"article-journal","abstract":"A large dataset for investigating relations among implicit and explicit attitudes and identities, motivations, beliefs, knowledge, and popular individual difference measures. Shiny app using a 15% data subset available here: https://mmmdata.shinyapps.io/AIIDexplorer/. \n    Hosted on the Open Science Framework","DOI":"10.17605/OSF.IO/PCJWF","language":"en","note":"publisher: OSF","source":"osf.io","title":"The Attitudes, Identities, and Individual Differences (AIID) Study and Dataset","URL":"https://osf.io/pcjwf/","author":[{"family":"Hussey","given":"Ian"},{"family":"Hughes","given":"Sean"},{"family":"Lai","given":"Calvin K."},{"family":"Ebersole","given":"Charles R."},{"family":"Axt","given":"Jordan"},{"family":"Nosek","given":"Brian A."}],"accessed":{"date-parts":[["2022",8,15]]},"issued":{"date-parts":[["2019"]]}}}],"schema":"https://github.com/citation-style-language/schema/raw/master/csl-citation.json"} </w:instrText>
      </w:r>
      <w:r w:rsidR="00BD23CF" w:rsidRPr="001352DE">
        <w:fldChar w:fldCharType="separate"/>
      </w:r>
      <w:r w:rsidR="00BD23CF" w:rsidRPr="001352DE">
        <w:t>(Hussey et al., 2019)</w:t>
      </w:r>
      <w:r w:rsidR="00BD23CF" w:rsidRPr="001352DE">
        <w:fldChar w:fldCharType="end"/>
      </w:r>
      <w:r w:rsidR="001853FF" w:rsidRPr="001352DE">
        <w:t>. The AIID dataset was suitable for the current research question because, like the IRAP dataset, it included data from a large number of different attitude domains</w:t>
      </w:r>
      <w:r w:rsidR="0054055A" w:rsidRPr="001352DE">
        <w:t xml:space="preserve"> </w:t>
      </w:r>
      <w:r w:rsidR="00197922" w:rsidRPr="001352DE">
        <w:t>(</w:t>
      </w:r>
      <w:r w:rsidR="00377C98" w:rsidRPr="001352DE">
        <w:t xml:space="preserve">95 in total, </w:t>
      </w:r>
      <w:r w:rsidR="00197922" w:rsidRPr="001352DE">
        <w:t>including race, religion, social groups, celebrities, politicians, political parties, and brand preferences).</w:t>
      </w:r>
      <w:r w:rsidR="00BE747F" w:rsidRPr="001352DE">
        <w:t xml:space="preserve"> </w:t>
      </w:r>
      <w:r w:rsidRPr="001352DE">
        <w:t xml:space="preserve">Inclusion criteria were self-reported fluent English, complete </w:t>
      </w:r>
      <w:r w:rsidR="0076324A" w:rsidRPr="001352DE">
        <w:t xml:space="preserve">trial-level IAT </w:t>
      </w:r>
      <w:r w:rsidRPr="001352DE">
        <w:t xml:space="preserve">data, </w:t>
      </w:r>
      <w:r w:rsidR="00F9093D" w:rsidRPr="001352DE">
        <w:t xml:space="preserve">and use of an evaluative IAT. Exclusion criteria were performance-based accuracy and latency exclusions </w:t>
      </w:r>
      <w:r w:rsidR="002C4F92" w:rsidRPr="001352DE">
        <w:t>often</w:t>
      </w:r>
      <w:r w:rsidR="00F9093D" w:rsidRPr="001352DE">
        <w:t xml:space="preserve"> employed in IAT studie</w:t>
      </w:r>
      <w:r w:rsidR="005E1150" w:rsidRPr="001352DE">
        <w:t xml:space="preserve">s </w:t>
      </w:r>
      <w:r w:rsidR="005E1150" w:rsidRPr="001352DE">
        <w:fldChar w:fldCharType="begin"/>
      </w:r>
      <w:r w:rsidR="00DE1174" w:rsidRPr="001352DE">
        <w:instrText xml:space="preserve"> ADDIN ZOTERO_ITEM CSL_CITATION {"citationID":"vMjlpPUB","properties":{"formattedCitation":"(specifically those used in Nosek et al., 2007)","plainCitation":"(specifically those used in Nosek et al., 2007)","noteIndex":0},"citationItems":[{"id":2997,"uris":["http://zotero.org/users/1687755/items/4N9B3NMV"],"itemData":{"id":2997,"type":"article-journal","container-title":"European Review of Social Psychology","DOI":"10.1080/10463280701489053","ISSN":"1046-3283, 1479-277X","issue":"1","language":"en","page":"36-88","source":"CrossRef","title":"Pervasiveness and correlates of implicit attitudes and stereotypes","volume":"18","author":[{"family":"Nosek","given":"Brian A."},{"family":"Smyth","given":"Frederick L."},{"family":"Hansen","given":"Jeffrey J."},{"family":"Devos","given":"Thierry"},{"family":"Lindner","given":"Nicole M."},{"family":"Ranganath","given":"Kate A."},{"family":"Smith","given":"Colin Tucker"},{"family":"Olson","given":"Kristina R."},{"family":"Chugh","given":"Dolly"},{"family":"Greenwald","given":"Anthony G."},{"family":"Banaji","given":"Mahzarin R."}],"issued":{"date-parts":[["2007",11]]}},"label":"page","prefix":"specifically those used in"}],"schema":"https://github.com/citation-style-language/schema/raw/master/csl-citation.json"} </w:instrText>
      </w:r>
      <w:r w:rsidR="005E1150" w:rsidRPr="001352DE">
        <w:fldChar w:fldCharType="separate"/>
      </w:r>
      <w:r w:rsidR="00DE01C3" w:rsidRPr="001352DE">
        <w:t>(specifically those used in Nosek et al., 2007)</w:t>
      </w:r>
      <w:r w:rsidR="005E1150" w:rsidRPr="001352DE">
        <w:fldChar w:fldCharType="end"/>
      </w:r>
      <w:r w:rsidR="00F9093D" w:rsidRPr="001352DE">
        <w:t>.</w:t>
      </w:r>
      <w:r w:rsidR="002C4F92" w:rsidRPr="001352DE">
        <w:t xml:space="preserve"> These exclusion criteria are relatively strict, and recent research has suggested they may be conservative</w:t>
      </w:r>
      <w:r w:rsidR="00DA1E67" w:rsidRPr="001352DE">
        <w:t xml:space="preserve"> </w:t>
      </w:r>
      <w:r w:rsidR="00DA1E67" w:rsidRPr="001352DE">
        <w:fldChar w:fldCharType="begin"/>
      </w:r>
      <w:r w:rsidR="00DA1E67" w:rsidRPr="001352DE">
        <w:instrText xml:space="preserve"> ADDIN ZOTERO_ITEM CSL_CITATION {"citationID":"BCAQjmbx","properties":{"formattedCitation":"(Greenwald et al., 2022)","plainCitation":"(Greenwald et al., 2022)","noteIndex":0},"citationItems":[{"id":10191,"uris":["http://zotero.org/users/1687755/items/IWQZEBKN"],"itemData":{"id":10191,"type":"article-journal","abstract":"Interest in unintended discrimination that can result from implicit attitudes and stereotypes (implicit biases) has stimulated many research investigations. Much of this research has used the Implicit Association Test (IAT) to measure association strengths that are presumed to underlie implicit biases. It had been more than a decade since the last published treatment of recommended best practices for research using IAT measures. After an initial draft by the first author, and continuing through three subsequent drafts, the 22 authors and 14 commenters contributed extensively to refining the selection and description of recommendationworthy research practices. Individual judgments of agreement or disagreement were provided by 29 of the 36 authors and commenters. Of the 21 recommended practices for conducting research with IAT measures presented in this article, all but two were endorsed by 90% or more of those who felt knowledgeable enough to express agreement or disagreement; only 4% of the totality of judgments expressed disagreement. For two practices that were retained despite more than two judgments of disagreement (four for one, five for the other), the bases for those disagreements are described in presenting the recommendations. The article additionally provides recommendations for how to report procedures of IAT measures in empirical articles.","container-title":"Behavior Research Methods","DOI":"10.3758/s13428-021-01624-3","ISSN":"1554-3528","issue":"3","journalAbbreviation":"Behav Res","language":"en","page":"1161-1180","source":"DOI.org (Crossref)","title":"Best research practices for using the Implicit Association Test","volume":"54","author":[{"family":"Greenwald","given":"Anthony G."},{"family":"Brendl","given":"Miguel"},{"family":"Cai","given":"Huajian"},{"family":"Cvencek","given":"Dario"},{"family":"Dovidio","given":"John F."},{"family":"Friese","given":"Malte"},{"family":"Hahn","given":"Adam"},{"family":"Hehman","given":"Eric"},{"family":"Hofmann","given":"Wilhelm"},{"family":"Hughes","given":"Sean"},{"family":"Hussey","given":"Ian"},{"family":"Jordan","given":"Christian"},{"family":"Kirby","given":"Teri A."},{"family":"Lai","given":"Calvin K."},{"family":"Lang","given":"Jonas W. B."},{"family":"Lindgren","given":"Kristen P."},{"family":"Maison","given":"Dominika"},{"family":"Ostafin","given":"Brian D."},{"family":"Rae","given":"James R."},{"family":"Ratliff","given":"Kate A."},{"family":"Spruyt","given":"Adriaan"},{"family":"Wiers","given":"Reinout W."}],"issued":{"date-parts":[["2022",6]]}}}],"schema":"https://github.com/citation-style-language/schema/raw/master/csl-citation.json"} </w:instrText>
      </w:r>
      <w:r w:rsidR="00DA1E67" w:rsidRPr="001352DE">
        <w:fldChar w:fldCharType="separate"/>
      </w:r>
      <w:r w:rsidR="00DA1E67" w:rsidRPr="001352DE">
        <w:t>(Greenwald et al., 2022)</w:t>
      </w:r>
      <w:r w:rsidR="00DA1E67" w:rsidRPr="001352DE">
        <w:fldChar w:fldCharType="end"/>
      </w:r>
      <w:r w:rsidR="002C4F92" w:rsidRPr="001352DE">
        <w:t>. However, th</w:t>
      </w:r>
      <w:r w:rsidR="002972E8" w:rsidRPr="001352DE">
        <w:t xml:space="preserve">e full AIID dataset is over 230,000 participants. </w:t>
      </w:r>
      <w:r w:rsidR="00C61675" w:rsidRPr="001352DE">
        <w:t>T</w:t>
      </w:r>
      <w:r w:rsidR="002972E8" w:rsidRPr="001352DE">
        <w:t xml:space="preserve">his </w:t>
      </w:r>
      <w:r w:rsidR="00C61675" w:rsidRPr="001352DE">
        <w:t>represented an overabundance of data for the current research question</w:t>
      </w:r>
      <w:r w:rsidR="00190097" w:rsidRPr="001352DE">
        <w:t xml:space="preserve">, </w:t>
      </w:r>
      <w:r w:rsidR="000E7B3E" w:rsidRPr="001352DE">
        <w:t xml:space="preserve">especially </w:t>
      </w:r>
      <w:r w:rsidR="00190097" w:rsidRPr="001352DE">
        <w:t>given that b</w:t>
      </w:r>
      <w:r w:rsidR="002972E8" w:rsidRPr="001352DE">
        <w:t xml:space="preserve">ootstrapping confidence intervals on individual participants’ </w:t>
      </w:r>
      <w:r w:rsidR="002972E8" w:rsidRPr="001352DE">
        <w:rPr>
          <w:i/>
          <w:iCs/>
        </w:rPr>
        <w:t>D</w:t>
      </w:r>
      <w:r w:rsidR="002972E8" w:rsidRPr="001352DE">
        <w:t xml:space="preserve"> scores </w:t>
      </w:r>
      <w:r w:rsidR="00190097" w:rsidRPr="001352DE">
        <w:t xml:space="preserve">is relatively computationally intensive. Therefore </w:t>
      </w:r>
      <w:r w:rsidR="007F03B3" w:rsidRPr="001352DE">
        <w:t xml:space="preserve">a subset of 100 participants per </w:t>
      </w:r>
      <w:r w:rsidR="00E47753" w:rsidRPr="001352DE">
        <w:t xml:space="preserve">attitude </w:t>
      </w:r>
      <w:r w:rsidR="007F03B3" w:rsidRPr="001352DE">
        <w:t xml:space="preserve">domain after exclusions </w:t>
      </w:r>
      <w:del w:id="35" w:author="Microsoft Office User" w:date="2022-10-05T00:37:00Z">
        <w:r w:rsidR="007F03B3" w:rsidRPr="001352DE" w:rsidDel="006A6656">
          <w:delText xml:space="preserve">were </w:delText>
        </w:r>
      </w:del>
      <w:ins w:id="36" w:author="Microsoft Office User" w:date="2022-10-05T00:37:00Z">
        <w:r w:rsidR="006A6656">
          <w:t>was</w:t>
        </w:r>
        <w:r w:rsidR="006A6656" w:rsidRPr="001352DE">
          <w:t xml:space="preserve"> </w:t>
        </w:r>
      </w:ins>
      <w:r w:rsidR="007F03B3" w:rsidRPr="001352DE">
        <w:t>randomly sampled from the full public dataset, to make 9500 participants total.</w:t>
      </w:r>
      <w:r w:rsidR="0031296F" w:rsidRPr="001352DE">
        <w:t xml:space="preserve"> </w:t>
      </w:r>
      <w:r w:rsidR="002C4F92" w:rsidRPr="001352DE">
        <w:t xml:space="preserve">This allowed us to employ the previously mentioned conservative exclusion criteria in order to ensure high data quality. </w:t>
      </w:r>
      <w:r w:rsidR="00491EFA" w:rsidRPr="001352DE">
        <w:t xml:space="preserve">Code to reproduce this random </w:t>
      </w:r>
      <w:r w:rsidR="0031296F" w:rsidRPr="001352DE">
        <w:t>sampling is available in the supplementary materials.</w:t>
      </w:r>
    </w:p>
    <w:p w14:paraId="731B871B" w14:textId="54CBB370" w:rsidR="00587957" w:rsidRPr="001352DE" w:rsidRDefault="00587957" w:rsidP="00D21ABA">
      <w:pPr>
        <w:pStyle w:val="Heading2"/>
      </w:pPr>
      <w:r w:rsidRPr="001352DE">
        <w:t>Participants</w:t>
      </w:r>
    </w:p>
    <w:p w14:paraId="25AFA1BC" w14:textId="5E98314D" w:rsidR="006E27AD" w:rsidRPr="001352DE" w:rsidRDefault="0000505E" w:rsidP="00D21ABA">
      <w:r w:rsidRPr="001352DE">
        <w:t xml:space="preserve">The </w:t>
      </w:r>
      <w:r w:rsidR="000D0C2E" w:rsidRPr="001352DE">
        <w:t xml:space="preserve">IRAP </w:t>
      </w:r>
      <w:r w:rsidRPr="001352DE">
        <w:t xml:space="preserve">dataset included </w:t>
      </w:r>
      <w:r w:rsidR="00DE179E" w:rsidRPr="001352DE">
        <w:t>1571</w:t>
      </w:r>
      <w:r w:rsidR="006E27AD" w:rsidRPr="001352DE">
        <w:t xml:space="preserve"> participants</w:t>
      </w:r>
      <w:r w:rsidRPr="001352DE">
        <w:t xml:space="preserve"> prior to exclusions</w:t>
      </w:r>
      <w:r w:rsidR="006E27AD" w:rsidRPr="001352DE">
        <w:t xml:space="preserve">. </w:t>
      </w:r>
      <w:r w:rsidR="00DC348B" w:rsidRPr="001352DE">
        <w:t xml:space="preserve">Individual participants were excluded on the basis of outlier reaction times (i.e., deviation of ± 2 median absolute deviations). 109 participants were excluded on this basis, leaving 1462 in the analytic sample. </w:t>
      </w:r>
      <w:r w:rsidR="00F94ADD" w:rsidRPr="001352DE">
        <w:t xml:space="preserve">This sample size </w:t>
      </w:r>
      <w:r w:rsidR="00196D91" w:rsidRPr="001352DE">
        <w:t>was</w:t>
      </w:r>
      <w:r w:rsidR="00F94ADD" w:rsidRPr="001352DE">
        <w:t xml:space="preserve"> therefore </w:t>
      </w:r>
      <w:r w:rsidR="00A64351" w:rsidRPr="001352DE">
        <w:t xml:space="preserve">roughly </w:t>
      </w:r>
      <w:r w:rsidR="007D6724" w:rsidRPr="001352DE">
        <w:t xml:space="preserve">three times </w:t>
      </w:r>
      <w:r w:rsidR="00F94ADD" w:rsidRPr="001352DE">
        <w:t xml:space="preserve">larger than the total sample size </w:t>
      </w:r>
      <w:r w:rsidR="004D09D7" w:rsidRPr="001352DE">
        <w:t xml:space="preserve">studied in </w:t>
      </w:r>
      <w:r w:rsidR="00F94ADD" w:rsidRPr="001352DE">
        <w:t xml:space="preserve">Vahey et al.’s (2015) </w:t>
      </w:r>
      <w:r w:rsidR="004D09D7" w:rsidRPr="001352DE">
        <w:t>meta-analysis of clinically relevant IRAP research</w:t>
      </w:r>
      <w:r w:rsidR="0021741E" w:rsidRPr="001352DE">
        <w:t xml:space="preserve"> (</w:t>
      </w:r>
      <w:r w:rsidR="0021741E" w:rsidRPr="001352DE">
        <w:rPr>
          <w:i/>
          <w:iCs/>
        </w:rPr>
        <w:t>N</w:t>
      </w:r>
      <w:r w:rsidR="0021741E" w:rsidRPr="001352DE">
        <w:t xml:space="preserve"> = 494)</w:t>
      </w:r>
      <w:r w:rsidR="004D09D7" w:rsidRPr="001352DE">
        <w:t xml:space="preserve">, and </w:t>
      </w:r>
      <w:r w:rsidR="00781F1D" w:rsidRPr="001352DE">
        <w:t>was</w:t>
      </w:r>
      <w:r w:rsidR="004D09D7" w:rsidRPr="001352DE">
        <w:t xml:space="preserve"> roughly </w:t>
      </w:r>
      <w:r w:rsidR="00DE179E" w:rsidRPr="001352DE">
        <w:t>4</w:t>
      </w:r>
      <w:r w:rsidR="004D09D7" w:rsidRPr="001352DE">
        <w:t xml:space="preserve">0 time larger than the </w:t>
      </w:r>
      <w:r w:rsidR="00DE179E" w:rsidRPr="001352DE">
        <w:t xml:space="preserve">median </w:t>
      </w:r>
      <w:r w:rsidR="004D09D7" w:rsidRPr="001352DE">
        <w:t xml:space="preserve">published IRAP study. </w:t>
      </w:r>
      <w:r w:rsidR="006E27AD" w:rsidRPr="001352DE">
        <w:t>Where demographic data was available, the sample was 6</w:t>
      </w:r>
      <w:r w:rsidR="00A16034" w:rsidRPr="001352DE">
        <w:t>2</w:t>
      </w:r>
      <w:r w:rsidR="006E27AD" w:rsidRPr="001352DE">
        <w:t>.</w:t>
      </w:r>
      <w:r w:rsidR="00A16034" w:rsidRPr="001352DE">
        <w:t>4</w:t>
      </w:r>
      <w:r w:rsidR="006E27AD" w:rsidRPr="001352DE">
        <w:t>% women, 3</w:t>
      </w:r>
      <w:r w:rsidR="00A16034" w:rsidRPr="001352DE">
        <w:t>7</w:t>
      </w:r>
      <w:r w:rsidR="006E27AD" w:rsidRPr="001352DE">
        <w:t>.</w:t>
      </w:r>
      <w:r w:rsidR="00A16034" w:rsidRPr="001352DE">
        <w:t>3</w:t>
      </w:r>
      <w:r w:rsidR="006E27AD" w:rsidRPr="001352DE">
        <w:t xml:space="preserve">% male, and 0.2% identified using another label; </w:t>
      </w:r>
      <w:r w:rsidR="006E27AD" w:rsidRPr="001352DE">
        <w:rPr>
          <w:i/>
        </w:rPr>
        <w:t>M</w:t>
      </w:r>
      <w:r w:rsidR="006E27AD" w:rsidRPr="001352DE">
        <w:rPr>
          <w:rFonts w:cs="Times New Roman (Body CS)"/>
          <w:vertAlign w:val="subscript"/>
        </w:rPr>
        <w:t>age</w:t>
      </w:r>
      <w:r w:rsidR="006E27AD" w:rsidRPr="001352DE">
        <w:t xml:space="preserve"> = </w:t>
      </w:r>
      <w:r w:rsidR="00A16034" w:rsidRPr="001352DE">
        <w:t>2</w:t>
      </w:r>
      <w:r w:rsidR="006E27AD" w:rsidRPr="001352DE">
        <w:t>0.</w:t>
      </w:r>
      <w:r w:rsidR="00A16034" w:rsidRPr="001352DE">
        <w:t>1</w:t>
      </w:r>
      <w:r w:rsidR="006E27AD" w:rsidRPr="001352DE">
        <w:t xml:space="preserve">, </w:t>
      </w:r>
      <w:r w:rsidR="006E27AD" w:rsidRPr="001352DE">
        <w:rPr>
          <w:i/>
        </w:rPr>
        <w:t>SD</w:t>
      </w:r>
      <w:r w:rsidR="006E27AD" w:rsidRPr="001352DE">
        <w:t xml:space="preserve"> = </w:t>
      </w:r>
      <w:r w:rsidR="00A16034" w:rsidRPr="001352DE">
        <w:t>4</w:t>
      </w:r>
      <w:r w:rsidR="006E27AD" w:rsidRPr="001352DE">
        <w:t>.</w:t>
      </w:r>
      <w:r w:rsidR="00A16034" w:rsidRPr="001352DE">
        <w:t>3</w:t>
      </w:r>
      <w:r w:rsidR="004A00C9" w:rsidRPr="001352DE">
        <w:t>.</w:t>
      </w:r>
      <w:r w:rsidR="00904297" w:rsidRPr="001352DE">
        <w:t xml:space="preserve"> </w:t>
      </w:r>
      <w:r w:rsidR="006E27AD" w:rsidRPr="001352DE">
        <w:t xml:space="preserve">Sample sizes for each </w:t>
      </w:r>
      <w:r w:rsidR="005F6EF4" w:rsidRPr="001352DE">
        <w:t xml:space="preserve">domain </w:t>
      </w:r>
      <w:r w:rsidR="006E27AD" w:rsidRPr="001352DE">
        <w:t xml:space="preserve">ranged from </w:t>
      </w:r>
      <w:r w:rsidR="006E27AD" w:rsidRPr="001352DE">
        <w:rPr>
          <w:i/>
        </w:rPr>
        <w:t>N</w:t>
      </w:r>
      <w:r w:rsidR="006E27AD" w:rsidRPr="001352DE">
        <w:t xml:space="preserve"> = 1</w:t>
      </w:r>
      <w:r w:rsidR="00E00757" w:rsidRPr="001352DE">
        <w:t>1</w:t>
      </w:r>
      <w:r w:rsidR="006E27AD" w:rsidRPr="001352DE">
        <w:t xml:space="preserve"> to 1</w:t>
      </w:r>
      <w:r w:rsidR="00E00757" w:rsidRPr="001352DE">
        <w:t>37</w:t>
      </w:r>
      <w:r w:rsidR="006E27AD" w:rsidRPr="001352DE">
        <w:t xml:space="preserve">, </w:t>
      </w:r>
      <w:r w:rsidR="006E27AD" w:rsidRPr="001352DE">
        <w:rPr>
          <w:i/>
        </w:rPr>
        <w:t>M</w:t>
      </w:r>
      <w:r w:rsidR="006E27AD" w:rsidRPr="001352DE">
        <w:t xml:space="preserve"> = </w:t>
      </w:r>
      <w:r w:rsidR="00E00757" w:rsidRPr="001352DE">
        <w:t>44.9</w:t>
      </w:r>
      <w:r w:rsidR="006E27AD" w:rsidRPr="001352DE">
        <w:t xml:space="preserve">, </w:t>
      </w:r>
      <w:r w:rsidR="006E27AD" w:rsidRPr="001352DE">
        <w:rPr>
          <w:i/>
        </w:rPr>
        <w:t>SD</w:t>
      </w:r>
      <w:r w:rsidR="006E27AD" w:rsidRPr="001352DE">
        <w:t xml:space="preserve"> = </w:t>
      </w:r>
      <w:r w:rsidR="00E00757" w:rsidRPr="001352DE">
        <w:t>30.1</w:t>
      </w:r>
      <w:r w:rsidR="006E27AD" w:rsidRPr="001352DE">
        <w:t xml:space="preserve">. </w:t>
      </w:r>
      <w:r w:rsidR="007F03B3" w:rsidRPr="001352DE">
        <w:t xml:space="preserve">The </w:t>
      </w:r>
      <w:r w:rsidR="00217B9C" w:rsidRPr="001352DE">
        <w:t xml:space="preserve">included </w:t>
      </w:r>
      <w:r w:rsidR="007F03B3" w:rsidRPr="001352DE">
        <w:t xml:space="preserve">IAT dataset included </w:t>
      </w:r>
      <w:r w:rsidR="00217B9C" w:rsidRPr="001352DE">
        <w:t>9500</w:t>
      </w:r>
      <w:r w:rsidR="007F03B3" w:rsidRPr="001352DE">
        <w:t xml:space="preserve"> participants </w:t>
      </w:r>
      <w:r w:rsidR="00217B9C" w:rsidRPr="001352DE">
        <w:t>after exclusions and random sampling of 100 participants in each of the 95 domains</w:t>
      </w:r>
      <w:r w:rsidR="007F03B3" w:rsidRPr="001352DE">
        <w:t>. Where demographic data was available, the sample was 6</w:t>
      </w:r>
      <w:r w:rsidR="008D0AEE" w:rsidRPr="001352DE">
        <w:t>6</w:t>
      </w:r>
      <w:r w:rsidR="007F03B3" w:rsidRPr="001352DE">
        <w:t>.4% women</w:t>
      </w:r>
      <w:r w:rsidR="00043A8E" w:rsidRPr="001352DE">
        <w:t xml:space="preserve"> and</w:t>
      </w:r>
      <w:r w:rsidR="007F03B3" w:rsidRPr="001352DE">
        <w:t xml:space="preserve"> 3</w:t>
      </w:r>
      <w:r w:rsidR="008D0AEE" w:rsidRPr="001352DE">
        <w:t>3</w:t>
      </w:r>
      <w:r w:rsidR="007F03B3" w:rsidRPr="001352DE">
        <w:t>.</w:t>
      </w:r>
      <w:r w:rsidR="008D0AEE" w:rsidRPr="001352DE">
        <w:t>6</w:t>
      </w:r>
      <w:r w:rsidR="007F03B3" w:rsidRPr="001352DE">
        <w:t xml:space="preserve">% male; </w:t>
      </w:r>
      <w:r w:rsidR="007F03B3" w:rsidRPr="001352DE">
        <w:rPr>
          <w:i/>
        </w:rPr>
        <w:t>M</w:t>
      </w:r>
      <w:r w:rsidR="007F03B3" w:rsidRPr="001352DE">
        <w:rPr>
          <w:rFonts w:cs="Times New Roman (Body CS)"/>
          <w:vertAlign w:val="subscript"/>
        </w:rPr>
        <w:t>age</w:t>
      </w:r>
      <w:r w:rsidR="007F03B3" w:rsidRPr="001352DE">
        <w:t xml:space="preserve"> = </w:t>
      </w:r>
      <w:r w:rsidR="00E302FB" w:rsidRPr="001352DE">
        <w:lastRenderedPageBreak/>
        <w:t>31.6</w:t>
      </w:r>
      <w:r w:rsidR="007F03B3" w:rsidRPr="001352DE">
        <w:t xml:space="preserve">, </w:t>
      </w:r>
      <w:r w:rsidR="007F03B3" w:rsidRPr="001352DE">
        <w:rPr>
          <w:i/>
        </w:rPr>
        <w:t>SD</w:t>
      </w:r>
      <w:r w:rsidR="007F03B3" w:rsidRPr="001352DE">
        <w:t xml:space="preserve"> = </w:t>
      </w:r>
      <w:r w:rsidR="00374928" w:rsidRPr="001352DE">
        <w:t>12.5</w:t>
      </w:r>
      <w:r w:rsidR="007F03B3" w:rsidRPr="001352DE">
        <w:t xml:space="preserve">. </w:t>
      </w:r>
      <w:r w:rsidR="00443F56" w:rsidRPr="001352DE">
        <w:t xml:space="preserve">All participants </w:t>
      </w:r>
      <w:r w:rsidR="00FE6CF4" w:rsidRPr="001352DE">
        <w:t xml:space="preserve">in both datasets </w:t>
      </w:r>
      <w:r w:rsidR="00443F56" w:rsidRPr="001352DE">
        <w:t xml:space="preserve">provided informed consent and </w:t>
      </w:r>
      <w:r w:rsidR="00514CB6" w:rsidRPr="001352DE">
        <w:t xml:space="preserve">individual </w:t>
      </w:r>
      <w:r w:rsidR="00443F56" w:rsidRPr="001352DE">
        <w:t>studies were approved by the local institutional review board.</w:t>
      </w:r>
      <w:r w:rsidR="007736E7" w:rsidRPr="001352DE">
        <w:t xml:space="preserve"> </w:t>
      </w:r>
    </w:p>
    <w:p w14:paraId="4034C9ED" w14:textId="17DC73BD" w:rsidR="00587957" w:rsidRPr="001352DE" w:rsidRDefault="00587957" w:rsidP="00D21ABA">
      <w:pPr>
        <w:pStyle w:val="Heading2"/>
      </w:pPr>
      <w:r w:rsidRPr="001352DE">
        <w:t>Measure</w:t>
      </w:r>
      <w:r w:rsidR="000456A6" w:rsidRPr="001352DE">
        <w:t>s</w:t>
      </w:r>
    </w:p>
    <w:p w14:paraId="4D3213D2" w14:textId="0D1E4CF8" w:rsidR="005D0C2E" w:rsidRPr="001352DE" w:rsidRDefault="000456A6" w:rsidP="00E0058C">
      <w:r w:rsidRPr="001352DE">
        <w:rPr>
          <w:b/>
          <w:bCs/>
        </w:rPr>
        <w:t>Implicit Relational Assessment Procedure</w:t>
      </w:r>
      <w:r w:rsidR="00E0058C" w:rsidRPr="001352DE">
        <w:rPr>
          <w:b/>
          <w:bCs/>
        </w:rPr>
        <w:t>.</w:t>
      </w:r>
      <w:r w:rsidR="00E0058C" w:rsidRPr="001352DE">
        <w:t xml:space="preserve"> </w:t>
      </w:r>
      <w:r w:rsidR="006F5B7B" w:rsidRPr="001352DE">
        <w:t>The IRAP is a computer-based reaction time tas</w:t>
      </w:r>
      <w:r w:rsidR="00EB7B4E" w:rsidRPr="001352DE">
        <w:t>k</w:t>
      </w:r>
      <w:r w:rsidR="006F5B7B" w:rsidRPr="001352DE">
        <w:t xml:space="preserve">. Its procedural parameters have been discussed in great detail in many other papers </w:t>
      </w:r>
      <w:r w:rsidR="00616DAB" w:rsidRPr="001352DE">
        <w:fldChar w:fldCharType="begin"/>
      </w:r>
      <w:r w:rsidR="00DE1174" w:rsidRPr="001352DE">
        <w:instrText xml:space="preserve"> ADDIN ZOTERO_ITEM CSL_CITATION {"citationID":"b44B6tbs","properties":{"formattedCitation":"(Barnes-Holmes et al., 2010; Hussey, Thompson, et al., 2015)","plainCitation":"(Barnes-Holmes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616DAB" w:rsidRPr="001352DE">
        <w:fldChar w:fldCharType="separate"/>
      </w:r>
      <w:r w:rsidR="004D2553" w:rsidRPr="001352DE">
        <w:t>(Barnes-Holmes et al., 2010; Hussey, Thompson, et al., 2015)</w:t>
      </w:r>
      <w:r w:rsidR="00616DAB" w:rsidRPr="001352DE">
        <w:fldChar w:fldCharType="end"/>
      </w:r>
      <w:r w:rsidR="006F5B7B" w:rsidRPr="001352DE">
        <w:t xml:space="preserve">, and so only a brief overview </w:t>
      </w:r>
      <w:r w:rsidR="00183EC4" w:rsidRPr="001352DE">
        <w:t xml:space="preserve">of the general procedure </w:t>
      </w:r>
      <w:r w:rsidR="006F5B7B" w:rsidRPr="001352DE">
        <w:t>will be provided here. On each block of trials, participants are present</w:t>
      </w:r>
      <w:r w:rsidR="008B777D" w:rsidRPr="001352DE">
        <w:t>ed</w:t>
      </w:r>
      <w:r w:rsidR="006F5B7B" w:rsidRPr="001352DE">
        <w:t xml:space="preserve"> with images or words at the top of the screen and in the middle of the screen. Response options are presented on the bottom</w:t>
      </w:r>
      <w:r w:rsidR="008F72F8" w:rsidRPr="001352DE">
        <w:t>-</w:t>
      </w:r>
      <w:r w:rsidR="006F5B7B" w:rsidRPr="001352DE">
        <w:t>left and bottom</w:t>
      </w:r>
      <w:r w:rsidR="008F72F8" w:rsidRPr="001352DE">
        <w:t>-</w:t>
      </w:r>
      <w:r w:rsidR="006F5B7B" w:rsidRPr="001352DE">
        <w:t>right</w:t>
      </w:r>
      <w:r w:rsidR="008F72F8" w:rsidRPr="001352DE">
        <w:t xml:space="preserve"> </w:t>
      </w:r>
      <w:r w:rsidR="006F5B7B" w:rsidRPr="001352DE">
        <w:t>hand sides of the screen, and are mapped to the left and right response keys. In order to progress to the next trial, the correct response must be given. Incorrect responses result in a red X being presented on screen. Between blocks of trials, this correct response changes so that, for example, participants must respond to “white people” and “dangerous” with “True” on one block and “False” on the other block. Participants complete pairs of these blocks in two phases: practice and testing. In order to progress from practice to testing, the participant must respond quickly and accurately on both blocks within the pair (typically with median reaction time &lt; 2000 ms and percentage accuracy &gt; 80%). Should they fail to meet th</w:t>
      </w:r>
      <w:r w:rsidR="008F72F8" w:rsidRPr="001352DE">
        <w:t>ese</w:t>
      </w:r>
      <w:r w:rsidR="006F5B7B" w:rsidRPr="001352DE">
        <w:t xml:space="preserve"> criteria, the participant completes another pair of practice blocks. Should they meet the criteria, they progress to the testing phase </w:t>
      </w:r>
      <w:r w:rsidR="00F73A27" w:rsidRPr="001352DE">
        <w:t xml:space="preserve">only </w:t>
      </w:r>
      <w:r w:rsidR="006F5B7B" w:rsidRPr="001352DE">
        <w:t xml:space="preserve">where they complete three pairs of blocks in a row. </w:t>
      </w:r>
      <w:r w:rsidR="001402DA" w:rsidRPr="001352DE">
        <w:t>O</w:t>
      </w:r>
      <w:r w:rsidR="00271166" w:rsidRPr="001352DE">
        <w:t>nly reaction time data from the test blocks is used in the analyses</w:t>
      </w:r>
      <w:r w:rsidR="00FF5CC2" w:rsidRPr="001352DE">
        <w:t xml:space="preserve"> (</w:t>
      </w:r>
      <w:r w:rsidR="004D2553" w:rsidRPr="001352DE">
        <w:t>Hussey, Thompson, et al., 2015</w:t>
      </w:r>
      <w:r w:rsidR="00FF5CC2" w:rsidRPr="001352DE">
        <w:t xml:space="preserve">). </w:t>
      </w:r>
      <w:r w:rsidR="00683B40" w:rsidRPr="001352DE">
        <w:t xml:space="preserve">Differential reaction times between the two block types are used to quantify the IRAP effect. </w:t>
      </w:r>
      <w:r w:rsidR="000F6103" w:rsidRPr="001352DE">
        <w:t>Typically, but not exclusively, one score is calculated for each of the four trial types on the task</w:t>
      </w:r>
      <w:r w:rsidR="005E4006" w:rsidRPr="001352DE">
        <w:t xml:space="preserve">. These </w:t>
      </w:r>
      <w:r w:rsidR="000F6103" w:rsidRPr="001352DE">
        <w:t>are formed by the relating of two classes of sample stimuli (e.g., Black people vs. White people) and two classes of target stimuli (e.g., positive vs. negative)</w:t>
      </w:r>
      <w:r w:rsidR="005E4006" w:rsidRPr="001352DE">
        <w:t xml:space="preserve"> to make four trial types (e.g., Black people – positive, Black people – negative, White people – positive and White people – negative). </w:t>
      </w:r>
    </w:p>
    <w:p w14:paraId="08FCCE4D" w14:textId="6905C03D" w:rsidR="003C01EA" w:rsidRPr="001352DE" w:rsidRDefault="003C01EA" w:rsidP="00E0058C">
      <w:r w:rsidRPr="001352DE">
        <w:rPr>
          <w:b/>
          <w:bCs/>
        </w:rPr>
        <w:t>Implicit Association Test</w:t>
      </w:r>
      <w:r w:rsidR="00E0058C" w:rsidRPr="001352DE">
        <w:rPr>
          <w:b/>
          <w:bCs/>
        </w:rPr>
        <w:t>.</w:t>
      </w:r>
      <w:r w:rsidR="00E0058C" w:rsidRPr="001352DE">
        <w:t xml:space="preserve"> </w:t>
      </w:r>
      <w:r w:rsidR="008B777D" w:rsidRPr="001352DE">
        <w:t xml:space="preserve">Likewise, the IAT had been described in great detail elsewhere </w:t>
      </w:r>
      <w:r w:rsidR="008B777D" w:rsidRPr="001352DE">
        <w:fldChar w:fldCharType="begin"/>
      </w:r>
      <w:r w:rsidR="00DE1174" w:rsidRPr="001352DE">
        <w:instrText xml:space="preserve"> ADDIN ZOTERO_ITEM CSL_CITATION {"citationID":"ooN96U9Z","properties":{"formattedCitation":"(Greenwald et al., 1998; Nosek et al., 2005)","plainCitation":"(Greenwald et al., 1998; Nosek et al., 2005)","noteIndex":0},"citationItems":[{"id":814,"uris":["http://zotero.org/users/1687755/items/DAREVDNK"],"itemData":{"id":814,"type":"article-journal","abstract":"An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L"}],"issued":{"date-parts":[["1998",6]]}}},{"id":1247,"uris":["http://zotero.org/users/1687755/items/CDBS6UXD"],"itemData":{"id":1247,"type":"article-journal","abstract":"The Implicit Association Test (IAT) assesses relative strengths of four associations involving two pairs of contrasted concepts (e.g., male-female and family-career). In four studies, analyses of data from 11 Web IATs, averaging 12,000 respondents per data set, supported the following conclusions: (a) sorting IAT trials into subsets does not yield conceptually distinct measures; (b) valid IAT measures can be produced using as few as two items to represent each concept; (c) there are conditions for which the administration order of IAT and self-report measures does not alter psychometric properties of either measure; and (d) a known extraneous effect of IAT task block order was sharply reduced by using extra practice trials. Together, these analyses provide additional construct validation for the IAT and suggest practical guidelines to users of the IAT.","container-title":"Personality &amp; Social Psychology Bulletin","DOI":"10.1177/0146167204271418","ISSN":"0146-1672","issue":"2","journalAbbreviation":"Pers Soc Psychol Bull","language":"eng","note":"PMID: 15619590","page":"166-180","source":"NCBI PubMed","title":"Understanding and using the Implicit Association Test: II. Method variables and construct validity","title-short":"Understanding and using the Implicit Association Test","volume":"31","author":[{"family":"Nosek","given":"Brian A."},{"family":"Greenwald","given":"Anthony G."},{"family":"Banaji","given":"Mahzarin R."}],"issued":{"date-parts":[["2005",2]]}}}],"schema":"https://github.com/citation-style-language/schema/raw/master/csl-citation.json"} </w:instrText>
      </w:r>
      <w:r w:rsidR="008B777D" w:rsidRPr="001352DE">
        <w:fldChar w:fldCharType="separate"/>
      </w:r>
      <w:r w:rsidR="008B777D" w:rsidRPr="001352DE">
        <w:t>(Greenwald et al., 1998; Nosek et al., 2005)</w:t>
      </w:r>
      <w:r w:rsidR="008B777D" w:rsidRPr="001352DE">
        <w:fldChar w:fldCharType="end"/>
      </w:r>
      <w:r w:rsidR="008B777D" w:rsidRPr="001352DE">
        <w:t xml:space="preserve">, and so only a brief overview will be provided here. On each block of trials, participants are presented with images or words </w:t>
      </w:r>
      <w:r w:rsidR="0008181B" w:rsidRPr="001352DE">
        <w:t>in the middle of the screen</w:t>
      </w:r>
      <w:r w:rsidR="004D0F62" w:rsidRPr="001352DE">
        <w:t xml:space="preserve"> from four different categories (e.g., images of white face, images of black faces, positive words, and negative words)</w:t>
      </w:r>
      <w:r w:rsidR="008B777D" w:rsidRPr="001352DE">
        <w:t xml:space="preserve">. </w:t>
      </w:r>
      <w:r w:rsidR="0008181B" w:rsidRPr="001352DE">
        <w:t xml:space="preserve">Two pairs of category labels </w:t>
      </w:r>
      <w:r w:rsidR="004D0F62" w:rsidRPr="001352DE">
        <w:t xml:space="preserve">for these stimuli </w:t>
      </w:r>
      <w:r w:rsidR="008B777D" w:rsidRPr="001352DE">
        <w:t xml:space="preserve">are presented on the </w:t>
      </w:r>
      <w:r w:rsidR="0008181B" w:rsidRPr="001352DE">
        <w:t xml:space="preserve">top </w:t>
      </w:r>
      <w:r w:rsidR="008B777D" w:rsidRPr="001352DE">
        <w:t xml:space="preserve">left and </w:t>
      </w:r>
      <w:r w:rsidR="0008181B" w:rsidRPr="001352DE">
        <w:t xml:space="preserve">top </w:t>
      </w:r>
      <w:r w:rsidR="008B777D" w:rsidRPr="001352DE">
        <w:t>right</w:t>
      </w:r>
      <w:r w:rsidR="004C426E">
        <w:t>-</w:t>
      </w:r>
      <w:r w:rsidR="008B777D" w:rsidRPr="001352DE">
        <w:t>hand sides of the screen</w:t>
      </w:r>
      <w:r w:rsidR="004D0F62" w:rsidRPr="001352DE">
        <w:t xml:space="preserve"> (e.g., White people, Black people, Positive, and </w:t>
      </w:r>
      <w:r w:rsidR="004D0F62" w:rsidRPr="001352DE">
        <w:t>Negative)</w:t>
      </w:r>
      <w:r w:rsidR="008B777D" w:rsidRPr="001352DE">
        <w:t xml:space="preserve"> and are mapped to the left and right response keys</w:t>
      </w:r>
      <w:r w:rsidR="004D0F62" w:rsidRPr="001352DE">
        <w:t xml:space="preserve"> so that each key shares both a target and a attribute category</w:t>
      </w:r>
      <w:r w:rsidR="008B777D" w:rsidRPr="001352DE">
        <w:t xml:space="preserve">. </w:t>
      </w:r>
      <w:r w:rsidR="00D9378A" w:rsidRPr="001352DE">
        <w:t xml:space="preserve">Participants must categorize the stimuli in the middle of the screen using the two response options which are mapped to the four categories. </w:t>
      </w:r>
      <w:r w:rsidR="008B777D" w:rsidRPr="001352DE">
        <w:t xml:space="preserve">In order to progress to the next trial, the correct response must </w:t>
      </w:r>
      <w:r w:rsidR="0008181B" w:rsidRPr="001352DE">
        <w:t xml:space="preserve">typically </w:t>
      </w:r>
      <w:r w:rsidR="008B777D" w:rsidRPr="001352DE">
        <w:t xml:space="preserve">be given. Incorrect responses result in a red X being presented on screen. Between blocks of trials, </w:t>
      </w:r>
      <w:r w:rsidR="004D0F62" w:rsidRPr="001352DE">
        <w:t xml:space="preserve">the </w:t>
      </w:r>
      <w:r w:rsidR="00D9378A" w:rsidRPr="001352DE">
        <w:t>mapping of the category labels and the required response changes</w:t>
      </w:r>
      <w:r w:rsidR="004D0F62" w:rsidRPr="001352DE">
        <w:t xml:space="preserve"> </w:t>
      </w:r>
      <w:r w:rsidR="008B777D" w:rsidRPr="001352DE">
        <w:t xml:space="preserve">so that, for example, </w:t>
      </w:r>
      <w:r w:rsidR="00D9378A" w:rsidRPr="001352DE">
        <w:t xml:space="preserve">on one block type </w:t>
      </w:r>
      <w:r w:rsidR="008B777D" w:rsidRPr="001352DE">
        <w:t xml:space="preserve">participants </w:t>
      </w:r>
      <w:r w:rsidR="00D9378A" w:rsidRPr="001352DE">
        <w:t>W</w:t>
      </w:r>
      <w:r w:rsidR="008B777D" w:rsidRPr="001352DE">
        <w:t xml:space="preserve">hite people </w:t>
      </w:r>
      <w:r w:rsidR="00D9378A" w:rsidRPr="001352DE">
        <w:t xml:space="preserve">and positive words share the left response key and </w:t>
      </w:r>
      <w:r w:rsidR="004D0F62" w:rsidRPr="001352DE">
        <w:t>Black</w:t>
      </w:r>
      <w:r w:rsidR="00D9378A" w:rsidRPr="001352DE">
        <w:t xml:space="preserve"> people and n</w:t>
      </w:r>
      <w:r w:rsidR="004D0F62" w:rsidRPr="001352DE">
        <w:t>egative</w:t>
      </w:r>
      <w:r w:rsidR="00D9378A" w:rsidRPr="001352DE">
        <w:t xml:space="preserve"> words share the right response key. On the other block type the opposite is the case, for example White people and negative words share the left response key and Black people and positive words share the right response key. </w:t>
      </w:r>
      <w:r w:rsidR="00F255B1" w:rsidRPr="001352DE">
        <w:t xml:space="preserve">Participants are instructed to sort the stimuli as quickly and accurately as possible. </w:t>
      </w:r>
      <w:r w:rsidR="00EB7A3B" w:rsidRPr="001352DE">
        <w:t>Differential reaction times between the two block types are used to quantify the IAT effect.</w:t>
      </w:r>
      <w:r w:rsidR="00464C87" w:rsidRPr="001352DE">
        <w:t xml:space="preserve"> In contrast to the IRAP, IAT scores are almost exclusively quantified as a single score representing an overall bias (e.g., towards responding faster to “Black people – positive / White people – negative” relative to “Black people – negative / White people – positive”). </w:t>
      </w:r>
    </w:p>
    <w:p w14:paraId="4ED2726C" w14:textId="77777777" w:rsidR="00D6700B" w:rsidRPr="001352DE" w:rsidRDefault="00D6700B" w:rsidP="00D21ABA">
      <w:pPr>
        <w:pStyle w:val="Heading2"/>
      </w:pPr>
      <w:r w:rsidRPr="001352DE">
        <w:t>Scoring methods</w:t>
      </w:r>
    </w:p>
    <w:p w14:paraId="7A7C6D00" w14:textId="6D30872F" w:rsidR="00D6700B" w:rsidRPr="001352DE" w:rsidRDefault="00D6700B" w:rsidP="00D21ABA">
      <w:r w:rsidRPr="001352DE">
        <w:t>IRAP</w:t>
      </w:r>
      <w:r w:rsidR="00210977" w:rsidRPr="001352DE">
        <w:t xml:space="preserve"> and IAT</w:t>
      </w:r>
      <w:r w:rsidRPr="001352DE">
        <w:t xml:space="preserve"> studies typically us</w:t>
      </w:r>
      <w:r w:rsidR="00982BA4" w:rsidRPr="001352DE">
        <w:t>e</w:t>
      </w:r>
      <w:r w:rsidRPr="001352DE">
        <w:t xml:space="preserve"> the </w:t>
      </w:r>
      <w:r w:rsidRPr="001352DE">
        <w:rPr>
          <w:i/>
        </w:rPr>
        <w:t>D</w:t>
      </w:r>
      <w:r w:rsidRPr="001352DE">
        <w:t xml:space="preserve"> scoring method to convert each participant’s reaction times into analyzable </w:t>
      </w:r>
      <w:r w:rsidR="00295B47" w:rsidRPr="001352DE">
        <w:t>scores</w:t>
      </w:r>
      <w:r w:rsidR="00905289" w:rsidRPr="001352DE">
        <w:t xml:space="preserve"> for each individual</w:t>
      </w:r>
      <w:r w:rsidRPr="001352DE">
        <w:t xml:space="preserve">. The </w:t>
      </w:r>
      <w:r w:rsidRPr="001352DE">
        <w:rPr>
          <w:i/>
        </w:rPr>
        <w:t>D</w:t>
      </w:r>
      <w:r w:rsidRPr="001352DE">
        <w:t xml:space="preserve"> score has some similarities to Cohen’s </w:t>
      </w:r>
      <w:r w:rsidRPr="001352DE">
        <w:rPr>
          <w:i/>
        </w:rPr>
        <w:t>d</w:t>
      </w:r>
      <w:r w:rsidRPr="001352DE">
        <w:t xml:space="preserve">, insofar as it is a trimmed and standardized difference in mean reaction time between the two block types. The specifics of the </w:t>
      </w:r>
      <w:r w:rsidRPr="001352DE">
        <w:rPr>
          <w:i/>
        </w:rPr>
        <w:t>D</w:t>
      </w:r>
      <w:r w:rsidRPr="001352DE">
        <w:t xml:space="preserve"> score have been discussed in precise detail in other publications</w:t>
      </w:r>
      <w:r w:rsidR="00771F76" w:rsidRPr="001352DE">
        <w:t xml:space="preserve"> </w:t>
      </w:r>
      <w:r w:rsidR="00771F76" w:rsidRPr="001352DE">
        <w:fldChar w:fldCharType="begin"/>
      </w:r>
      <w:r w:rsidR="00DE1174" w:rsidRPr="001352DE">
        <w:instrText xml:space="preserve"> ADDIN ZOTERO_ITEM CSL_CITATION {"citationID":"lSfoA3uQ","properties":{"formattedCitation":"(Barnes-Holmes et al., 2010; Greenwald et al., 2003; Hussey, Thompson, et al., 2015)","plainCitation":"(Barnes-Holmes et al., 2010; Greenwald et al., 2003;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771F76" w:rsidRPr="001352DE">
        <w:fldChar w:fldCharType="separate"/>
      </w:r>
      <w:r w:rsidR="00273091" w:rsidRPr="001352DE">
        <w:t>(Barnes-Holmes et al., 2010; Greenwald et al., 2003; Hussey, Thompson, et al., 2015)</w:t>
      </w:r>
      <w:r w:rsidR="00771F76" w:rsidRPr="001352DE">
        <w:fldChar w:fldCharType="end"/>
      </w:r>
      <w:r w:rsidRPr="001352DE">
        <w:t xml:space="preserve">, and therefore will only be summarized here. Its key points are that reaction times &gt; 10,000 ms are trimmed, a mean reaction time is calculated for the trials in each block type, and a standard deviation is calculated for the pooled trials in both block types. The difference between the means is then divided by the standard deviation, resulting in a </w:t>
      </w:r>
      <w:r w:rsidRPr="001352DE">
        <w:rPr>
          <w:i/>
        </w:rPr>
        <w:t>D</w:t>
      </w:r>
      <w:r w:rsidRPr="001352DE">
        <w:t xml:space="preserve"> score.</w:t>
      </w:r>
      <w:r w:rsidR="00D37964" w:rsidRPr="001352DE">
        <w:t xml:space="preserve"> </w:t>
      </w:r>
      <w:r w:rsidR="00D37964" w:rsidRPr="001352DE">
        <w:rPr>
          <w:i/>
          <w:iCs/>
        </w:rPr>
        <w:t>D</w:t>
      </w:r>
      <w:r w:rsidR="00D37964" w:rsidRPr="001352DE">
        <w:t xml:space="preserve"> scores have a maximum possible range of -2 to +2</w:t>
      </w:r>
      <w:r w:rsidR="00A81B54" w:rsidRPr="001352DE">
        <w:t xml:space="preserve">, with 0 representing the neutral point. </w:t>
      </w:r>
      <w:r w:rsidR="00E6438E" w:rsidRPr="001352DE">
        <w:t>In the IRAP literature, t</w:t>
      </w:r>
      <w:r w:rsidR="00422191" w:rsidRPr="001352DE">
        <w:t xml:space="preserve">his zero point is often employed as a meaningful reference point from which comparisons are made, such differences from zero </w:t>
      </w:r>
      <w:r w:rsidR="00422191" w:rsidRPr="001352DE">
        <w:rPr>
          <w:i/>
          <w:iCs/>
        </w:rPr>
        <w:t>t</w:t>
      </w:r>
      <w:r w:rsidR="00422191" w:rsidRPr="001352DE">
        <w:t xml:space="preserve">-tests </w:t>
      </w:r>
      <w:r w:rsidR="00E6438E" w:rsidRPr="001352DE">
        <w:fldChar w:fldCharType="begin"/>
      </w:r>
      <w:r w:rsidR="00DE1174" w:rsidRPr="001352DE">
        <w:instrText xml:space="preserve"> ADDIN ZOTERO_ITEM CSL_CITATION {"citationID":"fdOLYjsl","properties":{"formattedCitation":"(Hussey, Daly, et al., 2015)","plainCitation":"(Hussey, Daly, et al., 2015)","noteIndex":0},"citationItems":[{"id":2015,"uris":["http://zotero.org/users/1687755/items/I2S2TANG"],"itemData":{"id":2015,"type":"article-journal","abstract":"The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Either","volume":"65","author":[{"family":"Hussey","given":"Ian"},{"family":"Daly","given":"Tarah"},{"family":"Barnes-Holmes","given":"Dermot"}],"issued":{"date-parts":[["2015",7,23]]}}}],"schema":"https://github.com/citation-style-language/schema/raw/master/csl-citation.json"} </w:instrText>
      </w:r>
      <w:r w:rsidR="00E6438E" w:rsidRPr="001352DE">
        <w:fldChar w:fldCharType="separate"/>
      </w:r>
      <w:r w:rsidR="00E6438E" w:rsidRPr="001352DE">
        <w:t>(Hussey, Daly, et al., 2015)</w:t>
      </w:r>
      <w:r w:rsidR="00E6438E" w:rsidRPr="001352DE">
        <w:fldChar w:fldCharType="end"/>
      </w:r>
      <w:r w:rsidR="00CE116A" w:rsidRPr="001352DE">
        <w:t xml:space="preserve"> </w:t>
      </w:r>
      <w:r w:rsidR="00422191" w:rsidRPr="001352DE">
        <w:t xml:space="preserve">or testing the proportion of scores </w:t>
      </w:r>
      <w:r w:rsidR="000F5B20" w:rsidRPr="001352DE">
        <w:t xml:space="preserve">that are </w:t>
      </w:r>
      <w:r w:rsidR="00422191" w:rsidRPr="001352DE">
        <w:t xml:space="preserve">above vs. below zero </w:t>
      </w:r>
      <w:r w:rsidR="00422191" w:rsidRPr="001352DE">
        <w:fldChar w:fldCharType="begin"/>
      </w:r>
      <w:r w:rsidR="00DE1174" w:rsidRPr="001352DE">
        <w:instrText xml:space="preserve"> ADDIN ZOTERO_ITEM CSL_CITATION {"citationID":"HNpbOP2d","properties":{"formattedCitation":"(Finn et al., 2019)","plainCitation":"(Finn et al., 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schema":"https://github.com/citation-style-language/schema/raw/master/csl-citation.json"} </w:instrText>
      </w:r>
      <w:r w:rsidR="00422191" w:rsidRPr="001352DE">
        <w:fldChar w:fldCharType="separate"/>
      </w:r>
      <w:r w:rsidR="00422191" w:rsidRPr="001352DE">
        <w:t>(Finn et al., 2019)</w:t>
      </w:r>
      <w:r w:rsidR="00422191" w:rsidRPr="001352DE">
        <w:fldChar w:fldCharType="end"/>
      </w:r>
      <w:r w:rsidR="00422191" w:rsidRPr="001352DE">
        <w:t>.</w:t>
      </w:r>
    </w:p>
    <w:p w14:paraId="126E9C0D" w14:textId="1B99FF9A" w:rsidR="00D6700B" w:rsidRPr="001352DE" w:rsidRDefault="00D6700B" w:rsidP="00D21ABA">
      <w:r w:rsidRPr="001352DE">
        <w:t xml:space="preserve">De Schryver et al. </w:t>
      </w:r>
      <w:r w:rsidRPr="001352DE">
        <w:fldChar w:fldCharType="begin"/>
      </w:r>
      <w:r w:rsidR="00DE1174" w:rsidRPr="001352DE">
        <w:instrText xml:space="preserve"> ADDIN ZOTERO_ITEM CSL_CITATION {"citationID":"TflfIOIB","properties":{"formattedCitation":"(2018)","plainCitation":"(2018)","noteIndex":0},"citationItems":[{"id":2989,"uris":["http://zotero.org/users/1687755/items/GWGYDUED"],"itemData":{"id":2989,"type":"article-journal","abstract":"The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Neve","given":"Jan"},{"family":"Cartwright","given":"Aoife"},{"family":"Barnes-Holmes","given":"Dermot"}],"issued":{"date-parts":[["2018",1,1]]}},"label":"page","suppress-author":true}],"schema":"https://github.com/citation-style-language/schema/raw/master/csl-citation.json"} </w:instrText>
      </w:r>
      <w:r w:rsidRPr="001352DE">
        <w:fldChar w:fldCharType="separate"/>
      </w:r>
      <w:r w:rsidRPr="001352DE">
        <w:t>(2018)</w:t>
      </w:r>
      <w:r w:rsidRPr="001352DE">
        <w:fldChar w:fldCharType="end"/>
      </w:r>
      <w:r w:rsidRPr="001352DE">
        <w:t xml:space="preserve"> discuss</w:t>
      </w:r>
      <w:r w:rsidR="009B2327" w:rsidRPr="001352DE">
        <w:t>ed</w:t>
      </w:r>
      <w:r w:rsidRPr="001352DE">
        <w:t xml:space="preserve"> some of the limitations of the </w:t>
      </w:r>
      <w:r w:rsidRPr="001352DE">
        <w:rPr>
          <w:i/>
          <w:iCs/>
        </w:rPr>
        <w:t>D</w:t>
      </w:r>
      <w:r w:rsidRPr="001352DE">
        <w:t xml:space="preserve"> score, whose assumptions are typically violated by IRAP </w:t>
      </w:r>
      <w:r w:rsidR="00A5702E" w:rsidRPr="001352DE">
        <w:t xml:space="preserve">and IAT </w:t>
      </w:r>
      <w:r w:rsidRPr="001352DE">
        <w:t xml:space="preserve">data, and argued that more robust scoring and interpretable scoring methods should be employed, specifically the </w:t>
      </w:r>
      <w:r w:rsidRPr="001352DE">
        <w:lastRenderedPageBreak/>
        <w:t xml:space="preserve">Probabilistic Index (PI). This effect size has also been employed under several other names including the probability of superiority or Ruscio’s A </w:t>
      </w:r>
      <w:r w:rsidRPr="001352DE">
        <w:fldChar w:fldCharType="begin"/>
      </w:r>
      <w:r w:rsidR="00DE1174" w:rsidRPr="001352DE">
        <w:instrText xml:space="preserve"> ADDIN ZOTERO_ITEM CSL_CITATION {"citationID":"98XylBB5","properties":{"formattedCitation":"(Ruscio, 2008)","plainCitation":"(Ruscio, 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rsidRPr="001352DE">
        <w:fldChar w:fldCharType="separate"/>
      </w:r>
      <w:r w:rsidRPr="001352DE">
        <w:t>(Ruscio, 2008)</w:t>
      </w:r>
      <w:r w:rsidRPr="001352DE">
        <w:fldChar w:fldCharType="end"/>
      </w:r>
      <w:r w:rsidRPr="001352DE">
        <w:t xml:space="preserve">. The PI can be interpreted as “the probability that a randomly selected inconsistent trial has a larger RT than a randomly selected consistent trial” </w:t>
      </w:r>
      <w:r w:rsidRPr="001352DE">
        <w:fldChar w:fldCharType="begin"/>
      </w:r>
      <w:r w:rsidR="00DE1174" w:rsidRPr="001352DE">
        <w:instrText xml:space="preserve"> ADDIN ZOTERO_ITEM CSL_CITATION {"citationID":"JLVOngXG","properties":{"formattedCitation":"(De Schryver et al., 2018, p.100)","plainCitation":"(De Schryver et al., 2018, p.100)","noteIndex":0},"citationItems":[{"id":2989,"uris":["http://zotero.org/users/1687755/items/GWGYDUED"],"itemData":{"id":2989,"type":"article-journal","abstract":"The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Neve","given":"Jan"},{"family":"Cartwright","given":"Aoife"},{"family":"Barnes-Holmes","given":"Dermot"}],"issued":{"date-parts":[["2018",1,1]]}},"label":"page","suffix":", p.100"}],"schema":"https://github.com/citation-style-language/schema/raw/master/csl-citation.json"} </w:instrText>
      </w:r>
      <w:r w:rsidRPr="001352DE">
        <w:fldChar w:fldCharType="separate"/>
      </w:r>
      <w:r w:rsidRPr="001352DE">
        <w:t>(De Schryver et al., 2018, p.100)</w:t>
      </w:r>
      <w:r w:rsidRPr="001352DE">
        <w:fldChar w:fldCharType="end"/>
      </w:r>
      <w:r w:rsidRPr="001352DE">
        <w:t xml:space="preserve">. </w:t>
      </w:r>
      <w:r w:rsidR="00A81B54" w:rsidRPr="001352DE">
        <w:t xml:space="preserve">As a probability, PI scores have a maximum possible range of 0 to 1, with 0.50 representing the </w:t>
      </w:r>
      <w:r w:rsidR="00D4388C" w:rsidRPr="001352DE">
        <w:t>neutral</w:t>
      </w:r>
      <w:r w:rsidR="00A81B54" w:rsidRPr="001352DE">
        <w:t xml:space="preserve"> point</w:t>
      </w:r>
      <w:r w:rsidR="00044BE3" w:rsidRPr="001352DE">
        <w:t xml:space="preserve"> of no IRAP/IAT effect</w:t>
      </w:r>
      <w:r w:rsidR="00AD6378" w:rsidRPr="001352DE">
        <w:t xml:space="preserve">. </w:t>
      </w:r>
      <w:r w:rsidR="00A81B54" w:rsidRPr="001352DE">
        <w:t>PI scores</w:t>
      </w:r>
      <w:r w:rsidRPr="001352DE">
        <w:t xml:space="preserve"> can also be implemented using exactly this definition, as an exhaustive comparison of ordinal rank between block types. Computationally efficient R code to do this was supplied in Ruscio’s </w:t>
      </w:r>
      <w:r w:rsidRPr="001352DE">
        <w:fldChar w:fldCharType="begin"/>
      </w:r>
      <w:r w:rsidR="00DE1174" w:rsidRPr="001352DE">
        <w:instrText xml:space="preserve"> ADDIN ZOTERO_ITEM CSL_CITATION {"citationID":"xWV8oJZQ","properties":{"formattedCitation":"(2008)","plainCitation":"(2008)","noteIndex":0},"citationItems":[{"id":941,"uris":["http://zotero.org/users/1687755/items/DFR4MG6R"],"itemData":{"id":941,"type":"article-journal","container-title":"Psychological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size","volume":"13","author":[{"family":"Ruscio","given":"John"}],"issued":{"date-parts":[["2008"]]}},"label":"page","suppress-author":true}],"schema":"https://github.com/citation-style-language/schema/raw/master/csl-citation.json"} </w:instrText>
      </w:r>
      <w:r w:rsidRPr="001352DE">
        <w:fldChar w:fldCharType="separate"/>
      </w:r>
      <w:r w:rsidRPr="001352DE">
        <w:t>(2008)</w:t>
      </w:r>
      <w:r w:rsidRPr="001352DE">
        <w:fldChar w:fldCharType="end"/>
      </w:r>
      <w:r w:rsidRPr="001352DE">
        <w:t xml:space="preserve"> supplementary materials, which was used to calculate PI scores </w:t>
      </w:r>
      <w:ins w:id="37" w:author="Microsoft Office User" w:date="2022-10-05T00:36:00Z">
        <w:r w:rsidR="00DC648D">
          <w:t>in addition to t</w:t>
        </w:r>
      </w:ins>
      <w:ins w:id="38" w:author="Microsoft Office User" w:date="2022-10-05T00:37:00Z">
        <w:r w:rsidR="00DC648D">
          <w:t xml:space="preserve">he </w:t>
        </w:r>
      </w:ins>
      <w:del w:id="39" w:author="Microsoft Office User" w:date="2022-10-05T00:36:00Z">
        <w:r w:rsidRPr="001352DE" w:rsidDel="00DC648D">
          <w:delText xml:space="preserve">as well as the </w:delText>
        </w:r>
      </w:del>
      <w:r w:rsidRPr="001352DE">
        <w:t xml:space="preserve">more </w:t>
      </w:r>
      <w:del w:id="40" w:author="Microsoft Office User" w:date="2022-10-05T00:37:00Z">
        <w:r w:rsidRPr="001352DE" w:rsidDel="00DC648D">
          <w:delText xml:space="preserve">typical </w:delText>
        </w:r>
      </w:del>
      <w:ins w:id="41" w:author="Microsoft Office User" w:date="2022-10-05T00:37:00Z">
        <w:r w:rsidR="00DC648D">
          <w:t xml:space="preserve">commonly used </w:t>
        </w:r>
      </w:ins>
      <w:r w:rsidRPr="001352DE">
        <w:rPr>
          <w:i/>
          <w:iCs/>
        </w:rPr>
        <w:t>D</w:t>
      </w:r>
      <w:r w:rsidRPr="001352DE">
        <w:t xml:space="preserve"> scores.</w:t>
      </w:r>
    </w:p>
    <w:p w14:paraId="15EC7557" w14:textId="1CACD022" w:rsidR="008026DC" w:rsidRPr="001352DE" w:rsidRDefault="008026DC" w:rsidP="00D21ABA">
      <w:r w:rsidRPr="001352DE">
        <w:t xml:space="preserve">Note that the IRAP literature has historically described the neutral point </w:t>
      </w:r>
      <w:r w:rsidR="000667E9" w:rsidRPr="001352DE">
        <w:t xml:space="preserve">of equal speed of responding between the two block types </w:t>
      </w:r>
      <w:r w:rsidRPr="001352DE">
        <w:t xml:space="preserve">as the “zero point”, on the basis that the neutral point equals the zero point when using the </w:t>
      </w:r>
      <w:r w:rsidRPr="001352DE">
        <w:rPr>
          <w:i/>
          <w:iCs/>
        </w:rPr>
        <w:t>D</w:t>
      </w:r>
      <w:r w:rsidRPr="001352DE">
        <w:t xml:space="preserve"> score. For the sake of </w:t>
      </w:r>
      <w:r w:rsidR="00D936DD" w:rsidRPr="001352DE">
        <w:t>compatibility</w:t>
      </w:r>
      <w:r w:rsidRPr="001352DE">
        <w:t xml:space="preserve"> with the existing IRAP literature, </w:t>
      </w:r>
      <w:r w:rsidR="00D936DD" w:rsidRPr="001352DE">
        <w:t xml:space="preserve">I </w:t>
      </w:r>
      <w:r w:rsidRPr="001352DE">
        <w:t xml:space="preserve">employ the term </w:t>
      </w:r>
      <w:r w:rsidR="003D298B" w:rsidRPr="001352DE">
        <w:t>“</w:t>
      </w:r>
      <w:r w:rsidRPr="001352DE">
        <w:t xml:space="preserve">zero point” for both </w:t>
      </w:r>
      <w:r w:rsidRPr="001352DE">
        <w:rPr>
          <w:i/>
          <w:iCs/>
        </w:rPr>
        <w:t>D</w:t>
      </w:r>
      <w:r w:rsidRPr="001352DE">
        <w:t xml:space="preserve"> = 0 and PI = 0.50 (i.e., </w:t>
      </w:r>
      <w:r w:rsidR="003D67E1" w:rsidRPr="001352DE">
        <w:t xml:space="preserve">“zero point” refers to the point of zero bias </w:t>
      </w:r>
      <w:r w:rsidRPr="001352DE">
        <w:t>rather than a score of zero).</w:t>
      </w:r>
    </w:p>
    <w:p w14:paraId="38656CB9" w14:textId="66C6EAB9" w:rsidR="00D6700B" w:rsidRPr="001352DE" w:rsidRDefault="00D6700B" w:rsidP="00D21ABA">
      <w:pPr>
        <w:pStyle w:val="Heading2"/>
      </w:pPr>
      <w:r w:rsidRPr="001352DE">
        <w:t xml:space="preserve">Bootstrapped </w:t>
      </w:r>
      <w:r w:rsidR="00AF03A6" w:rsidRPr="001352DE">
        <w:t>95% C</w:t>
      </w:r>
      <w:r w:rsidRPr="001352DE">
        <w:t xml:space="preserve">onfidence </w:t>
      </w:r>
      <w:r w:rsidR="00AF03A6" w:rsidRPr="001352DE">
        <w:t>I</w:t>
      </w:r>
      <w:r w:rsidRPr="001352DE">
        <w:t>ntervals</w:t>
      </w:r>
    </w:p>
    <w:p w14:paraId="2608D26B" w14:textId="14A39DF9" w:rsidR="00D6700B" w:rsidRDefault="00D6700B" w:rsidP="00D21ABA">
      <w:pPr>
        <w:rPr>
          <w:ins w:id="42" w:author="Microsoft Office User" w:date="2022-10-04T22:41:00Z"/>
        </w:rPr>
      </w:pPr>
      <w:r w:rsidRPr="001352DE">
        <w:t xml:space="preserve">Participants are typically described as demonstrating a positive </w:t>
      </w:r>
      <w:r w:rsidR="00865A13" w:rsidRPr="001352DE">
        <w:t xml:space="preserve">effect </w:t>
      </w:r>
      <w:r w:rsidRPr="001352DE">
        <w:t xml:space="preserve">if its value is descriptively above </w:t>
      </w:r>
      <w:r w:rsidR="002747A2" w:rsidRPr="001352DE">
        <w:t xml:space="preserve">the </w:t>
      </w:r>
      <w:r w:rsidR="002D6B57" w:rsidRPr="001352DE">
        <w:t>zero</w:t>
      </w:r>
      <w:r w:rsidR="002747A2" w:rsidRPr="001352DE">
        <w:t xml:space="preserve"> point (i.e., </w:t>
      </w:r>
      <w:r w:rsidR="002747A2" w:rsidRPr="001352DE">
        <w:rPr>
          <w:i/>
          <w:iCs/>
        </w:rPr>
        <w:t>D</w:t>
      </w:r>
      <w:r w:rsidR="002747A2" w:rsidRPr="001352DE">
        <w:t xml:space="preserve"> = 0, PI = 0.50)</w:t>
      </w:r>
      <w:r w:rsidRPr="001352DE">
        <w:t xml:space="preserve">, and a negative </w:t>
      </w:r>
      <w:r w:rsidR="00865A13" w:rsidRPr="001352DE">
        <w:rPr>
          <w:iCs/>
        </w:rPr>
        <w:t>effect</w:t>
      </w:r>
      <w:r w:rsidR="00865A13" w:rsidRPr="001352DE">
        <w:rPr>
          <w:i/>
        </w:rPr>
        <w:t xml:space="preserve"> </w:t>
      </w:r>
      <w:r w:rsidRPr="001352DE">
        <w:t xml:space="preserve">if it is descriptively below </w:t>
      </w:r>
      <w:r w:rsidR="0074051D" w:rsidRPr="001352DE">
        <w:t>it</w:t>
      </w:r>
      <w:r w:rsidRPr="001352DE">
        <w:t xml:space="preserve">. </w:t>
      </w:r>
      <w:r w:rsidR="00803128" w:rsidRPr="001352DE">
        <w:t xml:space="preserve">This can be a useful description of how to interpret the direction of an effect description of an effect </w:t>
      </w:r>
      <w:r w:rsidR="00803128" w:rsidRPr="001352DE">
        <w:fldChar w:fldCharType="begin"/>
      </w:r>
      <w:r w:rsidR="00DE1174" w:rsidRPr="001352DE">
        <w:instrText xml:space="preserve"> ADDIN ZOTERO_ITEM CSL_CITATION {"citationID":"amnoHoPa","properties":{"formattedCitation":"(Hussey, Thompson, et al., 2015)","plainCitation":"(Hussey, Thompson, et al., 2015)","noteIndex":0},"citationItems":[{"id":1995,"uris":["http://zotero.org/users/1687755/items/QDNB6VD9"],"itemData":{"id":1995,"type":"article-journal","abstract":"This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803128" w:rsidRPr="001352DE">
        <w:fldChar w:fldCharType="separate"/>
      </w:r>
      <w:r w:rsidR="00803128" w:rsidRPr="001352DE">
        <w:t>(Hussey, Thompson, et al., 2015)</w:t>
      </w:r>
      <w:r w:rsidR="00803128" w:rsidRPr="001352DE">
        <w:fldChar w:fldCharType="end"/>
      </w:r>
      <w:r w:rsidR="00803128" w:rsidRPr="001352DE">
        <w:t xml:space="preserve">. </w:t>
      </w:r>
      <w:r w:rsidRPr="001352DE">
        <w:t>However,</w:t>
      </w:r>
      <w:r w:rsidR="005A0DB4" w:rsidRPr="001352DE">
        <w:t xml:space="preserve"> when dealing with data from individual participants, this practice moves from mere description or interpretation to </w:t>
      </w:r>
      <w:r w:rsidR="00BD61FC" w:rsidRPr="001352DE">
        <w:t xml:space="preserve">necessitating </w:t>
      </w:r>
      <w:r w:rsidR="00275274" w:rsidRPr="001352DE">
        <w:t xml:space="preserve">an </w:t>
      </w:r>
      <w:r w:rsidR="005A0DB4" w:rsidRPr="001352DE">
        <w:t xml:space="preserve">inference method. </w:t>
      </w:r>
      <w:r w:rsidR="00002AB4" w:rsidRPr="001352DE">
        <w:t xml:space="preserve">That is, </w:t>
      </w:r>
      <w:r w:rsidR="00554582" w:rsidRPr="001352DE">
        <w:t xml:space="preserve">if we wish to </w:t>
      </w:r>
      <w:r w:rsidR="0014799C" w:rsidRPr="001352DE">
        <w:t>state</w:t>
      </w:r>
      <w:r w:rsidR="00554582" w:rsidRPr="001352DE">
        <w:t xml:space="preserve"> </w:t>
      </w:r>
      <w:r w:rsidR="0014799C" w:rsidRPr="001352DE">
        <w:t>that</w:t>
      </w:r>
      <w:r w:rsidR="00554582" w:rsidRPr="001352DE">
        <w:t xml:space="preserve"> a </w:t>
      </w:r>
      <w:r w:rsidR="00002AB4" w:rsidRPr="001352DE">
        <w:t>given participant demonstrated a positive IRAP effect on a given trial type, it is not sufficient that their score merely be descriptively greater than the neutral point</w:t>
      </w:r>
      <w:r w:rsidR="00554582" w:rsidRPr="001352DE">
        <w:t xml:space="preserve"> (e.g., </w:t>
      </w:r>
      <w:r w:rsidR="00554582" w:rsidRPr="001352DE">
        <w:rPr>
          <w:i/>
          <w:iCs/>
        </w:rPr>
        <w:t>D</w:t>
      </w:r>
      <w:r w:rsidR="00554582" w:rsidRPr="001352DE">
        <w:t xml:space="preserve"> &gt; 0)</w:t>
      </w:r>
      <w:r w:rsidR="00002AB4" w:rsidRPr="001352DE">
        <w:t xml:space="preserve">, rather </w:t>
      </w:r>
      <w:r w:rsidR="007249A7" w:rsidRPr="001352DE">
        <w:t xml:space="preserve">it must be possible to show their </w:t>
      </w:r>
      <w:r w:rsidR="00002AB4" w:rsidRPr="001352DE">
        <w:t xml:space="preserve">score </w:t>
      </w:r>
      <w:r w:rsidR="007249A7" w:rsidRPr="001352DE">
        <w:t>is greater than the neutral point via an inference test</w:t>
      </w:r>
      <w:r w:rsidR="008409C0" w:rsidRPr="001352DE">
        <w:t xml:space="preserve"> (e.g., the lower bound confidence interval of the </w:t>
      </w:r>
      <w:r w:rsidR="008409C0" w:rsidRPr="001352DE">
        <w:rPr>
          <w:i/>
          <w:iCs/>
        </w:rPr>
        <w:t>D</w:t>
      </w:r>
      <w:r w:rsidR="008409C0" w:rsidRPr="001352DE">
        <w:t xml:space="preserve"> score &gt; 0)</w:t>
      </w:r>
      <w:r w:rsidR="007249A7" w:rsidRPr="001352DE">
        <w:t xml:space="preserve">. </w:t>
      </w:r>
      <w:r w:rsidRPr="001352DE">
        <w:t xml:space="preserve">Depending on the width of the confidence intervals, it may be the case that even descriptively large </w:t>
      </w:r>
      <w:r w:rsidRPr="001352DE">
        <w:rPr>
          <w:i/>
        </w:rPr>
        <w:t>D</w:t>
      </w:r>
      <w:r w:rsidRPr="001352DE">
        <w:t xml:space="preserve"> scores do not allow us to infer </w:t>
      </w:r>
      <w:r w:rsidR="00494B03" w:rsidRPr="001352DE">
        <w:t>a</w:t>
      </w:r>
      <w:r w:rsidRPr="001352DE">
        <w:t xml:space="preserve"> deflection from zero. In order to quantify the uncertainty around individual </w:t>
      </w:r>
      <w:r w:rsidRPr="001352DE">
        <w:rPr>
          <w:i/>
        </w:rPr>
        <w:t xml:space="preserve">D </w:t>
      </w:r>
      <w:r w:rsidRPr="001352DE">
        <w:t>scores and allow us to make inferences about individuals, I therefore calculated confidence intervals around individual scores (</w:t>
      </w:r>
      <w:r w:rsidR="00685D03" w:rsidRPr="001352DE">
        <w:t>i.e.</w:t>
      </w:r>
      <w:r w:rsidRPr="001352DE">
        <w:t xml:space="preserve">, one </w:t>
      </w:r>
      <w:r w:rsidRPr="001352DE">
        <w:rPr>
          <w:i/>
          <w:iCs/>
        </w:rPr>
        <w:t>D</w:t>
      </w:r>
      <w:r w:rsidRPr="001352DE">
        <w:t xml:space="preserve"> score for each of the four IRAP trial</w:t>
      </w:r>
      <w:r w:rsidR="00705FFE" w:rsidRPr="001352DE">
        <w:t xml:space="preserve"> </w:t>
      </w:r>
      <w:r w:rsidRPr="001352DE">
        <w:t>types for each participant</w:t>
      </w:r>
      <w:r w:rsidR="00473A62" w:rsidRPr="001352DE">
        <w:t xml:space="preserve">; a single </w:t>
      </w:r>
      <w:r w:rsidR="00473A62" w:rsidRPr="001352DE">
        <w:rPr>
          <w:i/>
          <w:iCs/>
        </w:rPr>
        <w:t>D</w:t>
      </w:r>
      <w:r w:rsidR="00473A62" w:rsidRPr="001352DE">
        <w:t xml:space="preserve"> score for the IAT following standard practice</w:t>
      </w:r>
      <w:r w:rsidRPr="001352DE">
        <w:t xml:space="preserve">). To the best of my knowledge, no published </w:t>
      </w:r>
      <w:r w:rsidR="00C455C1" w:rsidRPr="001352DE">
        <w:t xml:space="preserve">study using the </w:t>
      </w:r>
      <w:r w:rsidRPr="001352DE">
        <w:t xml:space="preserve">IRAP </w:t>
      </w:r>
      <w:r w:rsidR="00C455C1" w:rsidRPr="001352DE">
        <w:t xml:space="preserve">or IAT </w:t>
      </w:r>
      <w:r w:rsidRPr="001352DE">
        <w:t xml:space="preserve">has calculated or reported confidence intervals on </w:t>
      </w:r>
      <w:r w:rsidRPr="001352DE">
        <w:t>individuals</w:t>
      </w:r>
      <w:r w:rsidR="00C455C1" w:rsidRPr="001352DE">
        <w:t>’</w:t>
      </w:r>
      <w:r w:rsidRPr="001352DE">
        <w:t xml:space="preserve"> scores before now. In order to provide a comparison</w:t>
      </w:r>
      <w:r w:rsidR="003E3D4C" w:rsidRPr="001352DE">
        <w:t xml:space="preserve"> for the performance of the </w:t>
      </w:r>
      <w:r w:rsidR="003E3D4C" w:rsidRPr="001352DE">
        <w:rPr>
          <w:i/>
          <w:iCs/>
        </w:rPr>
        <w:t>D</w:t>
      </w:r>
      <w:r w:rsidR="003E3D4C" w:rsidRPr="001352DE">
        <w:t xml:space="preserve"> score</w:t>
      </w:r>
      <w:r w:rsidR="009C4058" w:rsidRPr="001352DE">
        <w:t xml:space="preserve"> and following De Schryver et al.’s </w:t>
      </w:r>
      <w:r w:rsidR="009C4058" w:rsidRPr="001352DE">
        <w:fldChar w:fldCharType="begin"/>
      </w:r>
      <w:r w:rsidR="00DE1174" w:rsidRPr="001352DE">
        <w:instrText xml:space="preserve"> ADDIN ZOTERO_ITEM CSL_CITATION {"citationID":"FXro1I1G","properties":{"formattedCitation":"(2018)","plainCitation":"(2018)","noteIndex":0},"citationItems":[{"id":2989,"uris":["http://zotero.org/users/1687755/items/GWGYDUED"],"itemData":{"id":2989,"type":"article-journal","abstract":"The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Neve","given":"Jan"},{"family":"Cartwright","given":"Aoife"},{"family":"Barnes-Holmes","given":"Dermot"}],"issued":{"date-parts":[["2018",1,1]]}},"label":"page","suppress-author":true}],"schema":"https://github.com/citation-style-language/schema/raw/master/csl-citation.json"} </w:instrText>
      </w:r>
      <w:r w:rsidR="009C4058" w:rsidRPr="001352DE">
        <w:fldChar w:fldCharType="separate"/>
      </w:r>
      <w:r w:rsidR="009C4058" w:rsidRPr="001352DE">
        <w:t>(2018)</w:t>
      </w:r>
      <w:r w:rsidR="009C4058" w:rsidRPr="001352DE">
        <w:fldChar w:fldCharType="end"/>
      </w:r>
      <w:r w:rsidR="009C4058" w:rsidRPr="001352DE">
        <w:t xml:space="preserve"> </w:t>
      </w:r>
      <w:r w:rsidR="008F0965" w:rsidRPr="001352DE">
        <w:t>recommendations</w:t>
      </w:r>
      <w:r w:rsidRPr="001352DE">
        <w:t xml:space="preserve">, PI scores and their 95% confidence intervals were also </w:t>
      </w:r>
      <w:r w:rsidR="0059302C" w:rsidRPr="001352DE">
        <w:t>calculated</w:t>
      </w:r>
      <w:r w:rsidRPr="001352DE">
        <w:t>.</w:t>
      </w:r>
    </w:p>
    <w:p w14:paraId="30F13E69" w14:textId="63C1323A" w:rsidR="00886EE1" w:rsidRDefault="00886EE1">
      <w:pPr>
        <w:rPr>
          <w:ins w:id="43" w:author="Microsoft Office User" w:date="2022-10-04T22:44:00Z"/>
        </w:rPr>
        <w:pPrChange w:id="44" w:author="Microsoft Office User" w:date="2022-10-05T00:35:00Z">
          <w:pPr>
            <w:ind w:firstLine="0"/>
          </w:pPr>
        </w:pPrChange>
      </w:pPr>
      <w:ins w:id="45" w:author="Microsoft Office User" w:date="2022-10-04T22:41:00Z">
        <w:r>
          <w:t>One method for estimating confidence intervals around individual</w:t>
        </w:r>
      </w:ins>
      <w:ins w:id="46" w:author="Microsoft Office User" w:date="2022-10-04T22:42:00Z">
        <w:r>
          <w:t>’s scores on a measure is via the Standard Error of Measurement</w:t>
        </w:r>
      </w:ins>
      <w:del w:id="47" w:author="Microsoft Office User" w:date="2022-10-05T00:05:00Z">
        <w:r w:rsidDel="007863B7">
          <w:fldChar w:fldCharType="begin"/>
        </w:r>
        <w:r w:rsidDel="007863B7">
          <w:delInstrText xml:space="preserve"> ADDIN ZOTERO_ITEM CSL_CITATION {"citationID":"SAvFQtq2","properties":{"formattedCitation":"(e.g., Dudek, 1979)","plainCitation":"(e.g., Dudek, 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delInstrText>
        </w:r>
        <w:r w:rsidDel="007863B7">
          <w:rPr>
            <w:rFonts w:ascii="Cambria Math" w:hAnsi="Cambria Math" w:cs="Cambria Math"/>
          </w:rPr>
          <w:delInstrText>₁</w:delInstrText>
        </w:r>
        <w:r w:rsidDel="007863B7">
          <w:delInstrText>(1 - r</w:delInstrText>
        </w:r>
        <w:r w:rsidDel="007863B7">
          <w:rPr>
            <w:rFonts w:ascii="Cambria Math" w:hAnsi="Cambria Math" w:cs="Cambria Math"/>
          </w:rPr>
          <w:delInstrText>₁</w:delInstrText>
        </w:r>
        <w:r w:rsidDel="007863B7">
          <w:delInstrText>I)</w:delInstrText>
        </w:r>
        <w:r w:rsidDel="007863B7">
          <w:rPr>
            <w:rFonts w:ascii="Cambria" w:hAnsi="Cambria" w:cs="Cambria"/>
          </w:rPr>
          <w:delInstrText>½</w:delInstrText>
        </w:r>
        <w:r w:rsidDel="007863B7">
          <w:del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delInstrText>
        </w:r>
        <w:r w:rsidDel="007863B7">
          <w:rPr>
            <w:rFonts w:ascii="Cambria Math" w:hAnsi="Cambria Math" w:cs="Cambria Math"/>
          </w:rPr>
          <w:delInstrText>₁</w:delInstrText>
        </w:r>
        <w:r w:rsidDel="007863B7">
          <w:delInstrText>[r</w:delInstrText>
        </w:r>
        <w:r w:rsidDel="007863B7">
          <w:rPr>
            <w:rFonts w:ascii="Cambria Math" w:hAnsi="Cambria Math" w:cs="Cambria Math"/>
          </w:rPr>
          <w:delInstrText>₁</w:delInstrText>
        </w:r>
        <w:r w:rsidDel="007863B7">
          <w:delInstrText>I(1 - r</w:delInstrText>
        </w:r>
        <w:r w:rsidDel="007863B7">
          <w:rPr>
            <w:rFonts w:ascii="Cambria Math" w:hAnsi="Cambria Math" w:cs="Cambria Math"/>
          </w:rPr>
          <w:delInstrText>₁</w:delInstrText>
        </w:r>
        <w:r w:rsidDel="007863B7">
          <w:delInstrText>I)]</w:delInstrText>
        </w:r>
        <w:r w:rsidDel="007863B7">
          <w:rPr>
            <w:rFonts w:ascii="Cambria" w:hAnsi="Cambria" w:cs="Cambria"/>
          </w:rPr>
          <w:delInstrText>½</w:delInstrText>
        </w:r>
        <w:r w:rsidDel="007863B7">
          <w:del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J."}],"issued":{"date-parts":[["1979"]]}},"label":"page","prefix":"e.g., "}],"schema":"https://github.com/citation-style-language/schema/raw/master/csl-citation.json"} </w:delInstrText>
        </w:r>
        <w:r w:rsidDel="007863B7">
          <w:fldChar w:fldCharType="separate"/>
        </w:r>
        <w:r w:rsidDel="007863B7">
          <w:rPr>
            <w:noProof/>
          </w:rPr>
          <w:delText>(e.g., Dudek, 1979)</w:delText>
        </w:r>
        <w:r w:rsidDel="007863B7">
          <w:fldChar w:fldCharType="end"/>
        </w:r>
      </w:del>
      <w:ins w:id="48" w:author="Microsoft Office User" w:date="2022-10-04T22:43:00Z">
        <w:r>
          <w:t xml:space="preserve">. Dudek </w:t>
        </w:r>
        <w:r>
          <w:fldChar w:fldCharType="begin"/>
        </w:r>
      </w:ins>
      <w:r>
        <w:instrText xml:space="preserve"> ADDIN ZOTERO_ITEM CSL_CITATION {"citationID":"57otWIy2","properties":{"formattedCitation":"(1979)","plainCitation":"(1979)","noteIndex":0},"citationItems":[{"id":10918,"uris":["http://zotero.org/users/1687755/items/BKCBM2K5"],"itemData":{"id":10918,"type":"article-journal","abstract":"Monographs,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instrText>
      </w:r>
      <w:r>
        <w:rPr>
          <w:rFonts w:ascii="Cambria Math" w:hAnsi="Cambria Math" w:cs="Cambria Math"/>
        </w:rPr>
        <w:instrText>₁</w:instrText>
      </w:r>
      <w:r>
        <w:instrText>(1 - r</w:instrText>
      </w:r>
      <w:r>
        <w:rPr>
          <w:rFonts w:ascii="Cambria Math" w:hAnsi="Cambria Math" w:cs="Cambria Math"/>
        </w:rPr>
        <w:instrText>₁</w:instrText>
      </w:r>
      <w:r>
        <w:instrText>I)</w:instrText>
      </w:r>
      <w:r>
        <w:rPr>
          <w:rFonts w:ascii="Cambria" w:hAnsi="Cambria" w:cs="Cambria"/>
        </w:rPr>
        <w:instrText>½</w:instrText>
      </w:r>
      <w:r>
        <w: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instrText>
      </w:r>
      <w:r>
        <w:rPr>
          <w:rFonts w:ascii="Cambria Math" w:hAnsi="Cambria Math" w:cs="Cambria Math"/>
        </w:rPr>
        <w:instrText>₁</w:instrText>
      </w:r>
      <w:r>
        <w:instrText>[r</w:instrText>
      </w:r>
      <w:r>
        <w:rPr>
          <w:rFonts w:ascii="Cambria Math" w:hAnsi="Cambria Math" w:cs="Cambria Math"/>
        </w:rPr>
        <w:instrText>₁</w:instrText>
      </w:r>
      <w:r>
        <w:instrText>I(1 - r</w:instrText>
      </w:r>
      <w:r>
        <w:rPr>
          <w:rFonts w:ascii="Cambria Math" w:hAnsi="Cambria Math" w:cs="Cambria Math"/>
        </w:rPr>
        <w:instrText>₁</w:instrText>
      </w:r>
      <w:r>
        <w:instrText>I)]</w:instrText>
      </w:r>
      <w:r>
        <w:rPr>
          <w:rFonts w:ascii="Cambria" w:hAnsi="Cambria" w:cs="Cambria"/>
        </w:rPr>
        <w:instrText>½</w:instrText>
      </w:r>
      <w:r>
        <w: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J."}],"issued":{"date-parts":[["1979"]]}},"label":"page","suppress-author":true}],"schema":"https://github.com/citation-style-language/schema/raw/master/csl-citation.json"} </w:instrText>
      </w:r>
      <w:ins w:id="49" w:author="Microsoft Office User" w:date="2022-10-04T22:43:00Z">
        <w:r>
          <w:fldChar w:fldCharType="separate"/>
        </w:r>
      </w:ins>
      <w:r>
        <w:rPr>
          <w:noProof/>
        </w:rPr>
        <w:t>(1979)</w:t>
      </w:r>
      <w:ins w:id="50" w:author="Microsoft Office User" w:date="2022-10-04T22:43:00Z">
        <w:r>
          <w:fldChar w:fldCharType="end"/>
        </w:r>
      </w:ins>
      <w:ins w:id="51" w:author="Microsoft Office User" w:date="2022-10-04T22:44:00Z">
        <w:r>
          <w:t xml:space="preserve"> specified the formula for this as</w:t>
        </w:r>
      </w:ins>
    </w:p>
    <w:p w14:paraId="52F5D875" w14:textId="5D963A91" w:rsidR="00886EE1" w:rsidRDefault="00886EE1">
      <w:pPr>
        <w:ind w:firstLine="0"/>
        <w:jc w:val="center"/>
        <w:rPr>
          <w:ins w:id="52" w:author="Microsoft Office User" w:date="2022-10-04T22:45:00Z"/>
        </w:rPr>
        <w:pPrChange w:id="53" w:author="Microsoft Office User" w:date="2022-10-05T00:35:00Z">
          <w:pPr>
            <w:ind w:firstLine="0"/>
          </w:pPr>
        </w:pPrChange>
      </w:pPr>
      <m:oMath>
        <m:r>
          <w:ins w:id="54" w:author="Microsoft Office User" w:date="2022-10-04T22:44:00Z">
            <w:rPr>
              <w:rFonts w:ascii="Cambria Math" w:hAnsi="Cambria Math"/>
            </w:rPr>
            <m:t>SEM=SD</m:t>
          </w:ins>
        </m:r>
        <m:rad>
          <m:radPr>
            <m:degHide m:val="1"/>
            <m:ctrlPr>
              <w:ins w:id="55" w:author="Microsoft Office User" w:date="2022-10-04T22:45:00Z">
                <w:rPr>
                  <w:rFonts w:ascii="Cambria Math" w:hAnsi="Cambria Math"/>
                  <w:i/>
                </w:rPr>
              </w:ins>
            </m:ctrlPr>
          </m:radPr>
          <m:deg/>
          <m:e>
            <m:r>
              <w:ins w:id="56" w:author="Microsoft Office User" w:date="2022-10-04T22:45:00Z">
                <w:rPr>
                  <w:rFonts w:ascii="Cambria Math" w:hAnsi="Cambria Math"/>
                </w:rPr>
                <m:t>1- ρ</m:t>
              </w:ins>
            </m:r>
          </m:e>
        </m:rad>
      </m:oMath>
      <w:ins w:id="57" w:author="Microsoft Office User" w:date="2022-10-05T00:05:00Z">
        <w:r w:rsidR="008C7487">
          <w:t xml:space="preserve"> ,</w:t>
        </w:r>
      </w:ins>
    </w:p>
    <w:p w14:paraId="0F708F7E" w14:textId="3E4CF343" w:rsidR="00886EE1" w:rsidRDefault="009218CD" w:rsidP="000D3395">
      <w:pPr>
        <w:ind w:firstLine="0"/>
        <w:rPr>
          <w:ins w:id="58" w:author="Microsoft Office User" w:date="2022-10-04T23:45:00Z"/>
        </w:rPr>
      </w:pPr>
      <w:ins w:id="59" w:author="Microsoft Office User" w:date="2022-10-04T22:46:00Z">
        <w:r>
          <w:t>w</w:t>
        </w:r>
      </w:ins>
      <w:ins w:id="60" w:author="Microsoft Office User" w:date="2022-10-04T22:45:00Z">
        <w:r w:rsidR="00886EE1">
          <w:t>here SD refers to the sta</w:t>
        </w:r>
      </w:ins>
      <w:ins w:id="61" w:author="Microsoft Office User" w:date="2022-10-04T22:46:00Z">
        <w:r w:rsidR="00886EE1">
          <w:t>ndard deviation of scores on the measure</w:t>
        </w:r>
        <w:r>
          <w:t xml:space="preserve"> and </w:t>
        </w:r>
      </w:ins>
      <m:oMath>
        <m:r>
          <w:ins w:id="62" w:author="Microsoft Office User" w:date="2022-10-04T22:46:00Z">
            <w:rPr>
              <w:rFonts w:ascii="Cambria Math" w:hAnsi="Cambria Math"/>
            </w:rPr>
            <m:t>ρ</m:t>
          </w:ins>
        </m:r>
      </m:oMath>
      <w:ins w:id="63" w:author="Microsoft Office User" w:date="2022-10-04T22:46:00Z">
        <w:r>
          <w:t xml:space="preserve"> refers to </w:t>
        </w:r>
      </w:ins>
      <w:ins w:id="64" w:author="Microsoft Office User" w:date="2022-10-05T00:41:00Z">
        <w:r w:rsidR="007C51CF">
          <w:t>the measure’s</w:t>
        </w:r>
      </w:ins>
      <w:ins w:id="65" w:author="Microsoft Office User" w:date="2022-10-04T22:46:00Z">
        <w:r>
          <w:t xml:space="preserve"> reliability.</w:t>
        </w:r>
        <w:r w:rsidR="008B3E31">
          <w:t xml:space="preserve"> </w:t>
        </w:r>
      </w:ins>
      <w:ins w:id="66" w:author="Microsoft Office User" w:date="2022-10-04T22:47:00Z">
        <w:r w:rsidR="008B3E31">
          <w:t>Confidence intervals can then be estimated via the usual method</w:t>
        </w:r>
      </w:ins>
      <w:ins w:id="67" w:author="Microsoft Office User" w:date="2022-10-04T23:04:00Z">
        <w:r w:rsidR="00DB25BE">
          <w:t>:</w:t>
        </w:r>
      </w:ins>
      <w:ins w:id="68" w:author="Microsoft Office User" w:date="2022-10-04T22:47:00Z">
        <w:r w:rsidR="008B3E31">
          <w:t xml:space="preserve"> </w:t>
        </w:r>
      </w:ins>
      <m:oMath>
        <m:r>
          <w:ins w:id="69" w:author="Microsoft Office User" w:date="2022-10-04T23:04:00Z">
            <w:rPr>
              <w:rFonts w:ascii="Cambria Math" w:hAnsi="Cambria Math"/>
            </w:rPr>
            <m:t xml:space="preserve">CI=score ± </m:t>
          </w:ins>
        </m:r>
        <m:d>
          <m:dPr>
            <m:ctrlPr>
              <w:ins w:id="70" w:author="Microsoft Office User" w:date="2022-10-04T23:04:00Z">
                <w:rPr>
                  <w:rFonts w:ascii="Cambria Math" w:hAnsi="Cambria Math"/>
                  <w:i/>
                </w:rPr>
              </w:ins>
            </m:ctrlPr>
          </m:dPr>
          <m:e>
            <m:r>
              <w:ins w:id="71" w:author="Microsoft Office User" w:date="2022-10-04T23:04:00Z">
                <w:rPr>
                  <w:rFonts w:ascii="Cambria Math" w:hAnsi="Cambria Math"/>
                </w:rPr>
                <m:t>SEM ×  z</m:t>
              </w:ins>
            </m:r>
          </m:e>
        </m:d>
      </m:oMath>
      <w:ins w:id="72" w:author="Microsoft Office User" w:date="2022-10-04T23:04:00Z">
        <w:r w:rsidR="00DB25BE">
          <w:t>,</w:t>
        </w:r>
      </w:ins>
      <w:ins w:id="73" w:author="Microsoft Office User" w:date="2022-10-04T23:03:00Z">
        <w:r w:rsidR="00DB25BE">
          <w:t xml:space="preserve"> </w:t>
        </w:r>
      </w:ins>
      <w:ins w:id="74" w:author="Microsoft Office User" w:date="2022-10-04T22:49:00Z">
        <w:r w:rsidR="008B3E31">
          <w:t xml:space="preserve">where </w:t>
        </w:r>
      </w:ins>
      <m:oMath>
        <m:r>
          <w:ins w:id="75" w:author="Microsoft Office User" w:date="2022-10-04T22:49:00Z">
            <w:rPr>
              <w:rFonts w:ascii="Cambria Math" w:hAnsi="Cambria Math"/>
            </w:rPr>
            <m:t>z</m:t>
          </w:ins>
        </m:r>
      </m:oMath>
      <w:ins w:id="76" w:author="Microsoft Office User" w:date="2022-10-04T22:49:00Z">
        <w:r w:rsidR="008B3E31">
          <w:t xml:space="preserve"> for 95% </w:t>
        </w:r>
      </w:ins>
      <w:ins w:id="77" w:author="Microsoft Office User" w:date="2022-10-04T23:02:00Z">
        <w:r w:rsidR="00D02BB1">
          <w:t>intervals</w:t>
        </w:r>
      </w:ins>
      <w:ins w:id="78" w:author="Microsoft Office User" w:date="2022-10-04T22:49:00Z">
        <w:r w:rsidR="008B3E31">
          <w:t xml:space="preserve"> </w:t>
        </w:r>
      </w:ins>
      <m:oMath>
        <m:r>
          <w:ins w:id="79" w:author="Microsoft Office User" w:date="2022-10-05T00:35:00Z">
            <w:rPr>
              <w:rFonts w:ascii="Cambria Math" w:hAnsi="Cambria Math"/>
            </w:rPr>
            <m:t>=</m:t>
          </w:ins>
        </m:r>
      </m:oMath>
      <w:ins w:id="80" w:author="Microsoft Office User" w:date="2022-10-04T22:49:00Z">
        <w:r w:rsidR="008B3E31">
          <w:t xml:space="preserve"> 1.96.</w:t>
        </w:r>
      </w:ins>
      <w:ins w:id="81" w:author="Microsoft Office User" w:date="2022-10-04T23:07:00Z">
        <w:r w:rsidR="005623BE">
          <w:t xml:space="preserve"> </w:t>
        </w:r>
      </w:ins>
      <w:ins w:id="82" w:author="Microsoft Office User" w:date="2022-10-04T23:20:00Z">
        <w:r w:rsidR="00975D89">
          <w:t>T</w:t>
        </w:r>
      </w:ins>
      <w:ins w:id="83" w:author="Microsoft Office User" w:date="2022-10-04T23:07:00Z">
        <w:r w:rsidR="005623BE">
          <w:t xml:space="preserve">his method </w:t>
        </w:r>
      </w:ins>
      <w:ins w:id="84" w:author="Microsoft Office User" w:date="2022-10-04T23:41:00Z">
        <w:r w:rsidR="00E616D0">
          <w:t xml:space="preserve">(a) </w:t>
        </w:r>
      </w:ins>
      <w:ins w:id="85" w:author="Microsoft Office User" w:date="2022-10-04T23:19:00Z">
        <w:r w:rsidR="00975D89">
          <w:t>assumes that the scale</w:t>
        </w:r>
      </w:ins>
      <w:ins w:id="86" w:author="Microsoft Office User" w:date="2022-10-05T00:41:00Z">
        <w:r w:rsidR="00FF4638">
          <w:t>’s</w:t>
        </w:r>
      </w:ins>
      <w:ins w:id="87" w:author="Microsoft Office User" w:date="2022-10-04T23:19:00Z">
        <w:r w:rsidR="00975D89">
          <w:t xml:space="preserve"> range is unbounded</w:t>
        </w:r>
      </w:ins>
      <w:ins w:id="88" w:author="Microsoft Office User" w:date="2022-10-04T23:41:00Z">
        <w:r w:rsidR="00E616D0">
          <w:t xml:space="preserve"> and (b) produces one value for the SEM</w:t>
        </w:r>
      </w:ins>
      <w:ins w:id="89" w:author="Microsoft Office User" w:date="2022-10-05T00:41:00Z">
        <w:r w:rsidR="00B13F5B">
          <w:t xml:space="preserve">, and therefore one </w:t>
        </w:r>
        <w:r w:rsidR="00F40327">
          <w:t>confidence</w:t>
        </w:r>
        <w:r w:rsidR="00B13F5B">
          <w:t xml:space="preserve"> interval width,</w:t>
        </w:r>
      </w:ins>
      <w:ins w:id="90" w:author="Microsoft Office User" w:date="2022-10-04T23:41:00Z">
        <w:r w:rsidR="00E616D0">
          <w:t xml:space="preserve"> for all participants in the sample.</w:t>
        </w:r>
      </w:ins>
      <w:ins w:id="91" w:author="Microsoft Office User" w:date="2022-10-04T23:19:00Z">
        <w:r w:rsidR="00975D89">
          <w:t xml:space="preserve"> </w:t>
        </w:r>
      </w:ins>
      <w:ins w:id="92" w:author="Microsoft Office User" w:date="2022-10-04T23:41:00Z">
        <w:r w:rsidR="006325A7">
          <w:t xml:space="preserve">This </w:t>
        </w:r>
      </w:ins>
      <w:ins w:id="93" w:author="Microsoft Office User" w:date="2022-10-04T23:42:00Z">
        <w:r w:rsidR="006325A7">
          <w:t xml:space="preserve">makes it less suitable for the current study, as </w:t>
        </w:r>
      </w:ins>
      <w:ins w:id="94" w:author="Microsoft Office User" w:date="2022-10-05T00:23:00Z">
        <w:r w:rsidR="00C3657D">
          <w:t xml:space="preserve">both </w:t>
        </w:r>
      </w:ins>
      <w:ins w:id="95" w:author="Microsoft Office User" w:date="2022-10-04T23:20:00Z">
        <w:r w:rsidR="00975D89" w:rsidRPr="00975D89">
          <w:rPr>
            <w:i/>
            <w:iCs/>
            <w:rPrChange w:id="96" w:author="Microsoft Office User" w:date="2022-10-04T23:20:00Z">
              <w:rPr/>
            </w:rPrChange>
          </w:rPr>
          <w:t>D</w:t>
        </w:r>
        <w:r w:rsidR="00975D89">
          <w:t xml:space="preserve"> </w:t>
        </w:r>
      </w:ins>
      <w:ins w:id="97" w:author="Microsoft Office User" w:date="2022-10-05T00:23:00Z">
        <w:r w:rsidR="00C3657D">
          <w:t xml:space="preserve">and PI </w:t>
        </w:r>
      </w:ins>
      <w:ins w:id="98" w:author="Microsoft Office User" w:date="2022-10-04T23:20:00Z">
        <w:r w:rsidR="00975D89">
          <w:t>score</w:t>
        </w:r>
      </w:ins>
      <w:ins w:id="99" w:author="Microsoft Office User" w:date="2022-10-04T23:42:00Z">
        <w:r w:rsidR="006325A7">
          <w:t>s</w:t>
        </w:r>
      </w:ins>
      <w:ins w:id="100" w:author="Microsoft Office User" w:date="2022-10-04T23:20:00Z">
        <w:r w:rsidR="00975D89">
          <w:t xml:space="preserve"> </w:t>
        </w:r>
      </w:ins>
      <w:ins w:id="101" w:author="Microsoft Office User" w:date="2022-10-05T00:42:00Z">
        <w:r w:rsidR="00BD57D3">
          <w:t xml:space="preserve">have </w:t>
        </w:r>
      </w:ins>
      <w:ins w:id="102" w:author="Microsoft Office User" w:date="2022-10-05T00:23:00Z">
        <w:r w:rsidR="00C3657D">
          <w:t>bounded range</w:t>
        </w:r>
      </w:ins>
      <w:ins w:id="103" w:author="Microsoft Office User" w:date="2022-10-05T00:42:00Z">
        <w:r w:rsidR="00BD57D3">
          <w:t>s</w:t>
        </w:r>
      </w:ins>
      <w:ins w:id="104" w:author="Microsoft Office User" w:date="2022-10-05T00:24:00Z">
        <w:r w:rsidR="00C3657D">
          <w:t xml:space="preserve"> (</w:t>
        </w:r>
        <w:r w:rsidR="00C3657D" w:rsidRPr="001569D0">
          <w:rPr>
            <w:i/>
            <w:iCs/>
            <w:rPrChange w:id="105" w:author="Microsoft Office User" w:date="2022-10-05T00:24:00Z">
              <w:rPr/>
            </w:rPrChange>
          </w:rPr>
          <w:t>D</w:t>
        </w:r>
        <w:r w:rsidR="00C3657D">
          <w:t xml:space="preserve"> = [</w:t>
        </w:r>
      </w:ins>
      <w:ins w:id="106" w:author="Microsoft Office User" w:date="2022-10-04T23:40:00Z">
        <w:r w:rsidR="00842048">
          <w:t>–2</w:t>
        </w:r>
      </w:ins>
      <w:ins w:id="107" w:author="Microsoft Office User" w:date="2022-10-05T00:24:00Z">
        <w:r w:rsidR="00C3657D">
          <w:t xml:space="preserve">, </w:t>
        </w:r>
      </w:ins>
      <w:ins w:id="108" w:author="Microsoft Office User" w:date="2022-10-04T23:40:00Z">
        <w:r w:rsidR="00842048">
          <w:t>+2</w:t>
        </w:r>
      </w:ins>
      <w:ins w:id="109" w:author="Microsoft Office User" w:date="2022-10-05T00:24:00Z">
        <w:r w:rsidR="00C3657D">
          <w:t>]; PI = [0, 1])</w:t>
        </w:r>
      </w:ins>
      <w:ins w:id="110" w:author="Microsoft Office User" w:date="2022-10-04T23:41:00Z">
        <w:r w:rsidR="00842048">
          <w:t xml:space="preserve">. </w:t>
        </w:r>
      </w:ins>
      <w:ins w:id="111" w:author="Microsoft Office User" w:date="2022-10-04T23:42:00Z">
        <w:r w:rsidR="009A7363">
          <w:t xml:space="preserve">Because </w:t>
        </w:r>
      </w:ins>
      <w:ins w:id="112" w:author="Microsoft Office User" w:date="2022-10-04T23:43:00Z">
        <w:r w:rsidR="009A7363">
          <w:t xml:space="preserve">of this, confidence intervals based on the SEM will </w:t>
        </w:r>
      </w:ins>
      <w:ins w:id="113" w:author="Microsoft Office User" w:date="2022-10-05T00:42:00Z">
        <w:r w:rsidR="00B370E4">
          <w:t xml:space="preserve">sometimes </w:t>
        </w:r>
      </w:ins>
      <w:ins w:id="114" w:author="Microsoft Office User" w:date="2022-10-04T23:44:00Z">
        <w:r w:rsidR="009A7363">
          <w:t xml:space="preserve">lie outside the bounds of possible </w:t>
        </w:r>
        <w:r w:rsidR="009A7363" w:rsidRPr="009A7363">
          <w:rPr>
            <w:i/>
            <w:iCs/>
            <w:rPrChange w:id="115" w:author="Microsoft Office User" w:date="2022-10-04T23:44:00Z">
              <w:rPr/>
            </w:rPrChange>
          </w:rPr>
          <w:t>D</w:t>
        </w:r>
        <w:r w:rsidR="009A7363">
          <w:t xml:space="preserve"> </w:t>
        </w:r>
      </w:ins>
      <w:ins w:id="116" w:author="Microsoft Office User" w:date="2022-10-05T00:24:00Z">
        <w:r w:rsidR="001569D0">
          <w:t xml:space="preserve">and PI </w:t>
        </w:r>
      </w:ins>
      <w:ins w:id="117" w:author="Microsoft Office User" w:date="2022-10-04T23:44:00Z">
        <w:r w:rsidR="009A7363">
          <w:t xml:space="preserve">scores and therefore </w:t>
        </w:r>
      </w:ins>
      <w:ins w:id="118" w:author="Microsoft Office User" w:date="2022-10-04T23:43:00Z">
        <w:r w:rsidR="009A7363">
          <w:t>be nonsensical.</w:t>
        </w:r>
      </w:ins>
      <w:ins w:id="119" w:author="Microsoft Office User" w:date="2022-10-04T23:44:00Z">
        <w:r w:rsidR="009A7363">
          <w:t xml:space="preserve"> </w:t>
        </w:r>
      </w:ins>
      <w:ins w:id="120" w:author="Microsoft Office User" w:date="2022-10-04T23:45:00Z">
        <w:r w:rsidR="000D3395">
          <w:t xml:space="preserve">In addition to this, </w:t>
        </w:r>
      </w:ins>
      <w:ins w:id="121" w:author="Microsoft Office User" w:date="2022-10-04T23:46:00Z">
        <w:r w:rsidR="000D3395" w:rsidRPr="000D3395">
          <w:rPr>
            <w:i/>
            <w:iCs/>
            <w:rPrChange w:id="122" w:author="Microsoft Office User" w:date="2022-10-04T23:46:00Z">
              <w:rPr/>
            </w:rPrChange>
          </w:rPr>
          <w:t>D</w:t>
        </w:r>
        <w:r w:rsidR="000D3395">
          <w:t xml:space="preserve"> scoring involves trimming reaction times &gt; 10000 ms</w:t>
        </w:r>
      </w:ins>
      <w:ins w:id="123" w:author="Microsoft Office User" w:date="2022-10-04T23:47:00Z">
        <w:r w:rsidR="000D3395">
          <w:t xml:space="preserve">. This effectively </w:t>
        </w:r>
      </w:ins>
      <w:ins w:id="124" w:author="Microsoft Office User" w:date="2022-10-04T23:46:00Z">
        <w:r w:rsidR="000D3395">
          <w:t>varies the length for some participants</w:t>
        </w:r>
      </w:ins>
      <w:ins w:id="125" w:author="Microsoft Office User" w:date="2022-10-04T23:47:00Z">
        <w:r w:rsidR="000D3395">
          <w:t xml:space="preserve">. Given that reliability estimates are a function of task length, this then violates the SEM’s assumption of a single reliability </w:t>
        </w:r>
      </w:ins>
      <w:ins w:id="126" w:author="Microsoft Office User" w:date="2022-10-04T23:48:00Z">
        <w:r w:rsidR="000D3395">
          <w:t xml:space="preserve">estimate </w:t>
        </w:r>
      </w:ins>
      <w:ins w:id="127" w:author="Microsoft Office User" w:date="2022-10-05T00:43:00Z">
        <w:r w:rsidR="00C23A6C">
          <w:t xml:space="preserve">used for </w:t>
        </w:r>
      </w:ins>
      <w:ins w:id="128" w:author="Microsoft Office User" w:date="2022-10-04T23:48:00Z">
        <w:r w:rsidR="000D3395">
          <w:t xml:space="preserve">all participants. </w:t>
        </w:r>
        <w:r w:rsidR="00265062">
          <w:t xml:space="preserve">Together, these issues make the SEM a less suitable method for estimating confidence intervals </w:t>
        </w:r>
      </w:ins>
      <w:ins w:id="129" w:author="Microsoft Office User" w:date="2022-10-04T23:49:00Z">
        <w:r w:rsidR="00265062">
          <w:t xml:space="preserve">around individuals’ </w:t>
        </w:r>
      </w:ins>
      <w:ins w:id="130" w:author="Microsoft Office User" w:date="2022-10-04T23:48:00Z">
        <w:r w:rsidR="00265062">
          <w:t>IRAP a</w:t>
        </w:r>
      </w:ins>
      <w:ins w:id="131" w:author="Microsoft Office User" w:date="2022-10-04T23:49:00Z">
        <w:r w:rsidR="00265062">
          <w:t xml:space="preserve">nd IAT </w:t>
        </w:r>
      </w:ins>
      <w:ins w:id="132" w:author="Microsoft Office User" w:date="2022-10-04T23:48:00Z">
        <w:r w:rsidR="00265062">
          <w:t>scores</w:t>
        </w:r>
      </w:ins>
      <w:ins w:id="133" w:author="Microsoft Office User" w:date="2022-10-04T23:49:00Z">
        <w:r w:rsidR="00265062">
          <w:t>.</w:t>
        </w:r>
      </w:ins>
      <w:ins w:id="134" w:author="Microsoft Office User" w:date="2022-10-04T23:58:00Z">
        <w:r w:rsidR="00E2667E" w:rsidRPr="00913EBA">
          <w:rPr>
            <w:rStyle w:val="FootnoteReference"/>
            <w:vertAlign w:val="superscript"/>
            <w:rPrChange w:id="135" w:author="Microsoft Office User" w:date="2022-10-05T00:52:00Z">
              <w:rPr>
                <w:rStyle w:val="FootnoteReference"/>
              </w:rPr>
            </w:rPrChange>
          </w:rPr>
          <w:footnoteReference w:id="1"/>
        </w:r>
      </w:ins>
      <w:ins w:id="148" w:author="Microsoft Office User" w:date="2022-10-04T23:49:00Z">
        <w:r w:rsidR="00596198">
          <w:t xml:space="preserve"> </w:t>
        </w:r>
      </w:ins>
    </w:p>
    <w:p w14:paraId="63F01AF1" w14:textId="7FBB8999" w:rsidR="00886EE1" w:rsidRPr="001352DE" w:rsidDel="00AD302A" w:rsidRDefault="000D3395">
      <w:pPr>
        <w:rPr>
          <w:del w:id="149" w:author="Microsoft Office User" w:date="2022-10-05T00:18:00Z"/>
        </w:rPr>
      </w:pPr>
      <w:ins w:id="150" w:author="Microsoft Office User" w:date="2022-10-04T23:45:00Z">
        <w:r>
          <w:t>A more appropriate approach to estimating for estimating confidence intervals around individual’s scores on a measure is</w:t>
        </w:r>
      </w:ins>
      <w:ins w:id="151" w:author="Microsoft Office User" w:date="2022-10-05T00:05:00Z">
        <w:r w:rsidR="007863B7">
          <w:t>, generically</w:t>
        </w:r>
      </w:ins>
      <w:ins w:id="152" w:author="Microsoft Office User" w:date="2022-10-05T00:17:00Z">
        <w:r w:rsidR="00AD302A">
          <w:t xml:space="preserve"> speaking</w:t>
        </w:r>
      </w:ins>
      <w:ins w:id="153" w:author="Microsoft Office User" w:date="2022-10-05T00:05:00Z">
        <w:r w:rsidR="007863B7">
          <w:t>,</w:t>
        </w:r>
      </w:ins>
      <w:ins w:id="154" w:author="Microsoft Office User" w:date="2022-10-04T23:45:00Z">
        <w:r>
          <w:t xml:space="preserve"> </w:t>
        </w:r>
      </w:ins>
      <w:ins w:id="155" w:author="Microsoft Office User" w:date="2022-10-05T00:17:00Z">
        <w:r w:rsidR="00AD302A">
          <w:t xml:space="preserve">related to </w:t>
        </w:r>
      </w:ins>
      <w:ins w:id="156" w:author="Microsoft Office User" w:date="2022-10-04T23:45:00Z">
        <w:r>
          <w:t xml:space="preserve">the Standard Error of </w:t>
        </w:r>
      </w:ins>
      <w:ins w:id="157" w:author="Microsoft Office User" w:date="2022-10-05T00:06:00Z">
        <w:r w:rsidR="00092F8C">
          <w:t>the Mean</w:t>
        </w:r>
      </w:ins>
      <w:ins w:id="158" w:author="Microsoft Office User" w:date="2022-10-05T00:17:00Z">
        <w:r w:rsidR="00F05742">
          <w:t xml:space="preserve">. </w:t>
        </w:r>
      </w:ins>
    </w:p>
    <w:p w14:paraId="09719ED3" w14:textId="27139FC5" w:rsidR="00152BC1" w:rsidRDefault="00D6700B" w:rsidP="007A4576">
      <w:pPr>
        <w:rPr>
          <w:ins w:id="159" w:author="Microsoft Office User" w:date="2022-10-04T22:40:00Z"/>
        </w:rPr>
      </w:pPr>
      <w:del w:id="160" w:author="Microsoft Office User" w:date="2022-10-05T00:18:00Z">
        <w:r w:rsidRPr="001352DE" w:rsidDel="00AD302A">
          <w:delText xml:space="preserve">A common method for calculating confidence intervals the </w:delText>
        </w:r>
      </w:del>
      <w:del w:id="161" w:author="Microsoft Office User" w:date="2022-10-05T00:19:00Z">
        <w:r w:rsidRPr="001352DE" w:rsidDel="007A4576">
          <w:delText>arithmetic</w:delText>
        </w:r>
        <w:r w:rsidRPr="001352DE" w:rsidDel="00AD302A">
          <w:delText xml:space="preserve"> </w:delText>
        </w:r>
      </w:del>
      <w:del w:id="162" w:author="Microsoft Office User" w:date="2022-10-05T00:18:00Z">
        <w:r w:rsidRPr="001352DE" w:rsidDel="00AD302A">
          <w:delText xml:space="preserve">method </w:delText>
        </w:r>
        <w:r w:rsidRPr="001352DE" w:rsidDel="00AD302A">
          <w:fldChar w:fldCharType="begin"/>
        </w:r>
        <w:r w:rsidR="00DE1174" w:rsidRPr="001352DE" w:rsidDel="00AD302A">
          <w:delInstrText xml:space="preserve"> ADDIN ZOTERO_ITEM CSL_CITATION {"citationID":"vsMy0hBq","properties":{"formattedCitation":"(e.g., CI = mean \\uc0\\u177{} SEM*z, where z for 95% interval = 1.96; Swinscow &amp; Campbell, 1997)","plainCitation":"(e.g., CI = mean ± SEM*z, where z for 95% interval = 1.96; Swinscow &amp; Campbell, 1997)","noteIndex":0},"citationItems":[{"id":10039,"uris":["http://zotero.org/users/1687755/items/2YZSRSLF"],"itemData":{"id":10039,"type":"book","edition":"9th Ed.","event-place":"London","language":"en","publisher":"BMJ Publishing Group","publisher-place":"London","title":"Statistics at Square One","URL":"https://www.bmj.com/about-bmj/resources-readers/publications/statistics-square-one","author":[{"family":"Swinscow","given":"T. D. V."},{"family":"Campbell","given":"M. J."}],"issued":{"date-parts":[["1997"]]}},"label":"page","prefix":"e.g., CI = mean ± SEM*z, where z for 95% interval = 1.96; "}],"schema":"https://github.com/citation-style-language/schema/raw/master/csl-citation.json"} </w:delInstrText>
        </w:r>
        <w:r w:rsidRPr="001352DE" w:rsidDel="00AD302A">
          <w:fldChar w:fldCharType="separate"/>
        </w:r>
        <w:r w:rsidR="00582EA7" w:rsidRPr="001352DE" w:rsidDel="00AD302A">
          <w:rPr>
            <w:rFonts w:cs="CMU Serif Roman"/>
          </w:rPr>
          <w:delText>(e.g., CI = mean ± SEM*z, where z for 95% interval = 1.96; Swinscow &amp; Campbell, 1997)</w:delText>
        </w:r>
        <w:r w:rsidRPr="001352DE" w:rsidDel="00AD302A">
          <w:fldChar w:fldCharType="end"/>
        </w:r>
      </w:del>
      <w:del w:id="163" w:author="Microsoft Office User" w:date="2022-10-05T00:19:00Z">
        <w:r w:rsidRPr="001352DE" w:rsidDel="00AD302A">
          <w:delText>.</w:delText>
        </w:r>
        <w:r w:rsidRPr="001352DE" w:rsidDel="007A4576">
          <w:delText xml:space="preserve"> </w:delText>
        </w:r>
      </w:del>
      <w:r w:rsidRPr="001352DE">
        <w:t xml:space="preserve">However, this requires the </w:t>
      </w:r>
      <w:ins w:id="164" w:author="Microsoft Office User" w:date="2022-10-05T00:44:00Z">
        <w:r w:rsidR="002E6E5A">
          <w:t>variance</w:t>
        </w:r>
      </w:ins>
      <w:del w:id="165" w:author="Microsoft Office User" w:date="2022-10-05T00:19:00Z">
        <w:r w:rsidRPr="001352DE" w:rsidDel="004E4A35">
          <w:delText>s</w:delText>
        </w:r>
      </w:del>
      <w:del w:id="166" w:author="Microsoft Office User" w:date="2022-10-05T00:44:00Z">
        <w:r w:rsidRPr="001352DE" w:rsidDel="002E6E5A">
          <w:delText xml:space="preserve">tandard </w:delText>
        </w:r>
      </w:del>
      <w:del w:id="167" w:author="Microsoft Office User" w:date="2022-10-05T00:19:00Z">
        <w:r w:rsidRPr="001352DE" w:rsidDel="004E4A35">
          <w:delText>e</w:delText>
        </w:r>
      </w:del>
      <w:del w:id="168" w:author="Microsoft Office User" w:date="2022-10-05T00:44:00Z">
        <w:r w:rsidRPr="001352DE" w:rsidDel="002E6E5A">
          <w:delText xml:space="preserve">rror of the </w:delText>
        </w:r>
      </w:del>
      <w:del w:id="169" w:author="Microsoft Office User" w:date="2022-10-05T00:19:00Z">
        <w:r w:rsidRPr="001352DE" w:rsidDel="004E4A35">
          <w:delText>m</w:delText>
        </w:r>
      </w:del>
      <w:del w:id="170" w:author="Microsoft Office User" w:date="2022-10-05T00:44:00Z">
        <w:r w:rsidRPr="001352DE" w:rsidDel="002E6E5A">
          <w:delText>ean</w:delText>
        </w:r>
      </w:del>
      <w:r w:rsidRPr="001352DE">
        <w:t xml:space="preserve"> of the effect size</w:t>
      </w:r>
      <w:ins w:id="171" w:author="Microsoft Office User" w:date="2022-10-05T00:44:00Z">
        <w:r w:rsidR="00CC0AFD">
          <w:t xml:space="preserve"> metric</w:t>
        </w:r>
      </w:ins>
      <w:del w:id="172" w:author="Microsoft Office User" w:date="2022-10-05T00:44:00Z">
        <w:r w:rsidRPr="001352DE" w:rsidDel="002E6E5A">
          <w:delText>, or a derivative of it such as its variance,</w:delText>
        </w:r>
      </w:del>
      <w:r w:rsidRPr="001352DE">
        <w:t xml:space="preserve"> to be </w:t>
      </w:r>
      <w:ins w:id="173" w:author="Microsoft Office User" w:date="2022-10-05T00:44:00Z">
        <w:r w:rsidR="00AC455F">
          <w:t xml:space="preserve">mathematically </w:t>
        </w:r>
      </w:ins>
      <w:del w:id="174" w:author="Microsoft Office User" w:date="2022-10-05T00:44:00Z">
        <w:r w:rsidRPr="001352DE" w:rsidDel="00AC455F">
          <w:delText>specified</w:delText>
        </w:r>
      </w:del>
      <w:ins w:id="175" w:author="Microsoft Office User" w:date="2022-10-05T00:44:00Z">
        <w:r w:rsidR="00AC455F">
          <w:t>defined</w:t>
        </w:r>
      </w:ins>
      <w:r w:rsidRPr="001352DE">
        <w:t xml:space="preserve">. To the best of my knowledge, the </w:t>
      </w:r>
      <w:del w:id="176" w:author="Microsoft Office User" w:date="2022-10-05T00:44:00Z">
        <w:r w:rsidRPr="001352DE" w:rsidDel="00CC0AFD">
          <w:delText xml:space="preserve">SEM </w:delText>
        </w:r>
      </w:del>
      <w:ins w:id="177" w:author="Microsoft Office User" w:date="2022-10-05T00:44:00Z">
        <w:r w:rsidR="00CC0AFD">
          <w:t>variance</w:t>
        </w:r>
        <w:r w:rsidR="00CC0AFD" w:rsidRPr="001352DE">
          <w:t xml:space="preserve"> </w:t>
        </w:r>
      </w:ins>
      <w:r w:rsidRPr="001352DE">
        <w:t xml:space="preserve">of the </w:t>
      </w:r>
      <w:r w:rsidRPr="001352DE">
        <w:rPr>
          <w:i/>
          <w:iCs/>
        </w:rPr>
        <w:t>D</w:t>
      </w:r>
      <w:r w:rsidRPr="001352DE">
        <w:t xml:space="preserve"> score effect size has not </w:t>
      </w:r>
      <w:del w:id="178" w:author="Microsoft Office User" w:date="2022-10-05T00:20:00Z">
        <w:r w:rsidR="00AD692C" w:rsidRPr="001352DE" w:rsidDel="00D106DA">
          <w:delText xml:space="preserve">yet </w:delText>
        </w:r>
      </w:del>
      <w:r w:rsidRPr="001352DE">
        <w:t>been defined</w:t>
      </w:r>
      <w:ins w:id="179" w:author="Microsoft Office User" w:date="2022-10-05T00:44:00Z">
        <w:r w:rsidR="002960A4">
          <w:t>.</w:t>
        </w:r>
      </w:ins>
      <w:del w:id="180" w:author="Microsoft Office User" w:date="2022-10-05T00:44:00Z">
        <w:r w:rsidR="007174E6" w:rsidRPr="001352DE" w:rsidDel="002960A4">
          <w:delText>.</w:delText>
        </w:r>
      </w:del>
      <w:r w:rsidR="007174E6" w:rsidRPr="001352DE">
        <w:t xml:space="preserve"> This is</w:t>
      </w:r>
      <w:r w:rsidRPr="001352DE">
        <w:t xml:space="preserve"> possibly </w:t>
      </w:r>
      <w:del w:id="181" w:author="Microsoft Office User" w:date="2022-10-05T00:20:00Z">
        <w:r w:rsidRPr="001352DE" w:rsidDel="00935191">
          <w:delText xml:space="preserve">based </w:delText>
        </w:r>
      </w:del>
      <w:ins w:id="182" w:author="Microsoft Office User" w:date="2022-10-05T00:20:00Z">
        <w:r w:rsidR="00935191">
          <w:t>due</w:t>
        </w:r>
        <w:r w:rsidR="00935191" w:rsidRPr="001352DE">
          <w:t xml:space="preserve"> </w:t>
        </w:r>
      </w:ins>
      <w:del w:id="183" w:author="Microsoft Office User" w:date="2022-10-05T00:25:00Z">
        <w:r w:rsidRPr="001352DE" w:rsidDel="00A93EE0">
          <w:delText xml:space="preserve">on </w:delText>
        </w:r>
      </w:del>
      <w:ins w:id="184" w:author="Microsoft Office User" w:date="2022-10-05T00:25:00Z">
        <w:r w:rsidR="00A93EE0">
          <w:t>to</w:t>
        </w:r>
        <w:r w:rsidR="00A93EE0" w:rsidRPr="001352DE">
          <w:t xml:space="preserve"> </w:t>
        </w:r>
      </w:ins>
      <w:r w:rsidRPr="001352DE">
        <w:t xml:space="preserve">its </w:t>
      </w:r>
      <w:r w:rsidR="006F763D" w:rsidRPr="001352DE">
        <w:t xml:space="preserve">somewhat </w:t>
      </w:r>
      <w:r w:rsidRPr="001352DE">
        <w:t xml:space="preserve">odd properties such as </w:t>
      </w:r>
      <w:del w:id="185" w:author="Microsoft Office User" w:date="2022-10-05T00:20:00Z">
        <w:r w:rsidRPr="001352DE" w:rsidDel="002B314F">
          <w:delText xml:space="preserve">finite </w:delText>
        </w:r>
      </w:del>
      <w:ins w:id="186" w:author="Microsoft Office User" w:date="2022-10-05T00:20:00Z">
        <w:r w:rsidR="002B314F">
          <w:t>bounded</w:t>
        </w:r>
        <w:r w:rsidR="002B314F" w:rsidRPr="001352DE">
          <w:t xml:space="preserve"> </w:t>
        </w:r>
      </w:ins>
      <w:r w:rsidRPr="001352DE">
        <w:t xml:space="preserve">range and </w:t>
      </w:r>
      <w:ins w:id="187" w:author="Microsoft Office User" w:date="2022-10-05T00:20:00Z">
        <w:r w:rsidR="00A760C0">
          <w:t xml:space="preserve">the </w:t>
        </w:r>
      </w:ins>
      <w:r w:rsidRPr="001352DE">
        <w:t xml:space="preserve">correlation between </w:t>
      </w:r>
      <w:ins w:id="188" w:author="Microsoft Office User" w:date="2022-10-05T00:20:00Z">
        <w:r w:rsidR="00A760C0">
          <w:t xml:space="preserve">its </w:t>
        </w:r>
      </w:ins>
      <w:r w:rsidRPr="001352DE">
        <w:t>numerator and denominator</w:t>
      </w:r>
      <w:r w:rsidR="00260B0D" w:rsidRPr="001352DE">
        <w:t xml:space="preserve">, </w:t>
      </w:r>
      <w:ins w:id="189" w:author="Microsoft Office User" w:date="2022-10-05T00:25:00Z">
        <w:r w:rsidR="008D79DA">
          <w:t xml:space="preserve">which is </w:t>
        </w:r>
      </w:ins>
      <w:r w:rsidR="00260B0D" w:rsidRPr="001352DE">
        <w:t xml:space="preserve">in </w:t>
      </w:r>
      <w:ins w:id="190" w:author="Microsoft Office User" w:date="2022-10-05T00:25:00Z">
        <w:r w:rsidR="008D79DA">
          <w:t xml:space="preserve">stark </w:t>
        </w:r>
      </w:ins>
      <w:r w:rsidR="00260B0D" w:rsidRPr="001352DE">
        <w:t xml:space="preserve">contrast </w:t>
      </w:r>
      <w:del w:id="191" w:author="Microsoft Office User" w:date="2022-10-05T00:25:00Z">
        <w:r w:rsidR="00260B0D" w:rsidRPr="001352DE" w:rsidDel="008D79DA">
          <w:delText xml:space="preserve">to </w:delText>
        </w:r>
      </w:del>
      <w:ins w:id="192" w:author="Microsoft Office User" w:date="2022-10-05T00:25:00Z">
        <w:r w:rsidR="008D79DA">
          <w:t xml:space="preserve">with </w:t>
        </w:r>
      </w:ins>
      <w:r w:rsidR="00260B0D" w:rsidRPr="001352DE">
        <w:t xml:space="preserve">other forms of standardized mean difference effect sizes on which it was nominally based </w:t>
      </w:r>
      <w:r w:rsidR="00260B0D" w:rsidRPr="001352DE">
        <w:fldChar w:fldCharType="begin"/>
      </w:r>
      <w:r w:rsidR="00DE1174" w:rsidRPr="001352DE">
        <w:instrText xml:space="preserve"> ADDIN ZOTERO_ITEM CSL_CITATION {"citationID":"QOeMghTY","properties":{"formattedCitation":"(see De Schryver et al., 2018; Greenwald et al., 2003)","plainCitation":"(see De Schryver et al., 2018; Greenwald et al., 2003)","noteIndex":0},"citationItems":[{"id":2989,"uris":["http://zotero.org/users/1687755/items/GWGYDUED"],"itemData":{"id":2989,"type":"article-journal","abstract":"The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Neve","given":"Jan"},{"family":"Cartwright","given":"Aoife"},{"family":"Barnes-Holmes","given":"Dermot"}],"issued":{"date-parts":[["2018",1,1]]}},"label":"page","prefix":"see "},{"id":1394,"uris":["http://zotero.org/users/1687755/items/BDWCSHP8"],"itemData":{"id":1394,"type":"article-journal","container-title":"Journal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R."}],"issued":{"date-parts":[["2003"]]}}}],"schema":"https://github.com/citation-style-language/schema/raw/master/csl-citation.json"} </w:instrText>
      </w:r>
      <w:r w:rsidR="00260B0D" w:rsidRPr="001352DE">
        <w:fldChar w:fldCharType="separate"/>
      </w:r>
      <w:r w:rsidR="00260B0D" w:rsidRPr="001352DE">
        <w:t>(see De Schryver et al., 2018; Greenwald et al., 2003)</w:t>
      </w:r>
      <w:r w:rsidR="00260B0D" w:rsidRPr="001352DE">
        <w:fldChar w:fldCharType="end"/>
      </w:r>
      <w:r w:rsidR="00260B0D" w:rsidRPr="001352DE">
        <w:t>.</w:t>
      </w:r>
    </w:p>
    <w:p w14:paraId="176A7D88" w14:textId="32C526C1" w:rsidR="00886EE1" w:rsidRPr="001352DE" w:rsidDel="00886EE1" w:rsidRDefault="00886EE1" w:rsidP="00D21ABA">
      <w:pPr>
        <w:rPr>
          <w:del w:id="193" w:author="Microsoft Office User" w:date="2022-10-04T22:41:00Z"/>
        </w:rPr>
      </w:pPr>
    </w:p>
    <w:p w14:paraId="5950C67A" w14:textId="44A34733" w:rsidR="00D6700B" w:rsidRPr="001352DE" w:rsidRDefault="00D6700B" w:rsidP="00D21ABA">
      <w:r w:rsidRPr="001352DE">
        <w:t>A</w:t>
      </w:r>
      <w:del w:id="194" w:author="Microsoft Office User" w:date="2022-10-05T00:26:00Z">
        <w:r w:rsidRPr="001352DE" w:rsidDel="005638D3">
          <w:delText>n</w:delText>
        </w:r>
      </w:del>
      <w:r w:rsidRPr="001352DE">
        <w:t xml:space="preserve"> </w:t>
      </w:r>
      <w:del w:id="195" w:author="Microsoft Office User" w:date="2022-10-05T00:26:00Z">
        <w:r w:rsidRPr="001352DE" w:rsidDel="005638D3">
          <w:delText xml:space="preserve">accessible </w:delText>
        </w:r>
      </w:del>
      <w:ins w:id="196" w:author="Microsoft Office User" w:date="2022-10-05T00:26:00Z">
        <w:r w:rsidR="005638D3">
          <w:t>viable</w:t>
        </w:r>
        <w:r w:rsidR="005638D3" w:rsidRPr="001352DE">
          <w:t xml:space="preserve"> </w:t>
        </w:r>
      </w:ins>
      <w:r w:rsidRPr="001352DE">
        <w:t>alternative method for calculating confidence intervals</w:t>
      </w:r>
      <w:ins w:id="197" w:author="Microsoft Office User" w:date="2022-10-05T00:45:00Z">
        <w:r w:rsidR="00EE5A13">
          <w:t xml:space="preserve"> that are still </w:t>
        </w:r>
      </w:ins>
      <w:del w:id="198" w:author="Microsoft Office User" w:date="2022-10-05T00:45:00Z">
        <w:r w:rsidRPr="001352DE" w:rsidDel="00EE5A13">
          <w:delText xml:space="preserve"> </w:delText>
        </w:r>
      </w:del>
      <w:ins w:id="199" w:author="Microsoft Office User" w:date="2022-10-05T00:26:00Z">
        <w:r w:rsidR="005C724C">
          <w:t>related to the Standard Error of the Mean</w:t>
        </w:r>
      </w:ins>
      <w:ins w:id="200" w:author="Microsoft Office User" w:date="2022-10-05T00:27:00Z">
        <w:r w:rsidR="00DC2A31">
          <w:t xml:space="preserve"> </w:t>
        </w:r>
      </w:ins>
      <w:r w:rsidRPr="001352DE">
        <w:t xml:space="preserve">is bootstrapping. Briefly, bootstrapping, or random sampling with replacement, </w:t>
      </w:r>
      <w:r w:rsidRPr="001352DE">
        <w:lastRenderedPageBreak/>
        <w:t>is a resampling method that is often used as an alternative to mathematical statistical inference in cases where parametric assumptions might be violated or parameters are not trivial to calculate</w:t>
      </w:r>
      <w:r w:rsidR="009206DC" w:rsidRPr="001352DE">
        <w:t>,</w:t>
      </w:r>
      <w:r w:rsidRPr="001352DE">
        <w:t xml:space="preserve"> such as </w:t>
      </w:r>
      <w:r w:rsidR="009206DC" w:rsidRPr="001352DE">
        <w:t xml:space="preserve">with </w:t>
      </w:r>
      <w:r w:rsidRPr="001352DE">
        <w:t xml:space="preserve">the </w:t>
      </w:r>
      <w:r w:rsidRPr="001352DE">
        <w:rPr>
          <w:i/>
          <w:iCs/>
        </w:rPr>
        <w:t>D</w:t>
      </w:r>
      <w:r w:rsidRPr="001352DE">
        <w:t xml:space="preserve"> score. In this case, bootstrapping involved calculating scores using random samples from the data for each participant, with replacement, a large number of times. The resulting distribution of bootstrapped scores was then parameterized to obtain confidence intervals. For a book length introduction to bootstrapping see for example the classical text by Mooney et al. </w:t>
      </w:r>
      <w:r w:rsidRPr="001352DE">
        <w:fldChar w:fldCharType="begin"/>
      </w:r>
      <w:r w:rsidR="00DE1174" w:rsidRPr="001352DE">
        <w:instrText xml:space="preserve"> ADDIN ZOTERO_ITEM CSL_CITATION {"citationID":"xA84LlFE","properties":{"formattedCitation":"(1993)","plainCitation":"(1993)","noteIndex":0},"citationItems":[{"id":4166,"uris":["http://zotero.org/users/1687755/items/P62WLPTP"],"itemData":{"id":4166,"type":"book","collection-number":"95","publisher":"sage","title":"Bootstrapping: A nonparametric approach to statistical inference","author":[{"family":"Mooney","given":"Christopher Z"},{"family":"Mooney","given":"Christopher F"},{"family":"Mooney","given":"Christopher L"},{"family":"Duval","given":"Robert D"},{"family":"Duvall","given":"Robert"}],"issued":{"date-parts":[["1993"]]}},"suppress-author":true}],"schema":"https://github.com/citation-style-language/schema/raw/master/csl-citation.json"} </w:instrText>
      </w:r>
      <w:r w:rsidRPr="001352DE">
        <w:fldChar w:fldCharType="separate"/>
      </w:r>
      <w:r w:rsidRPr="001352DE">
        <w:t>(1993)</w:t>
      </w:r>
      <w:r w:rsidRPr="001352DE">
        <w:fldChar w:fldCharType="end"/>
      </w:r>
      <w:r w:rsidRPr="001352DE">
        <w:t xml:space="preserve">. This was accomplished for both </w:t>
      </w:r>
      <w:r w:rsidRPr="001352DE">
        <w:rPr>
          <w:i/>
          <w:iCs/>
        </w:rPr>
        <w:t>D</w:t>
      </w:r>
      <w:r w:rsidRPr="001352DE">
        <w:t xml:space="preserve"> and PI scores via bootstrapping using the R package boot </w:t>
      </w:r>
      <w:r w:rsidRPr="001352DE">
        <w:fldChar w:fldCharType="begin"/>
      </w:r>
      <w:r w:rsidR="00DE1174" w:rsidRPr="001352DE">
        <w:instrText xml:space="preserve"> ADDIN ZOTERO_ITEM CSL_CITATION {"citationID":"YVdiJNUk","properties":{"formattedCitation":"(Canty, 2002)","plainCitation":"(Canty, 2002)","noteIndex":0},"citationItems":[{"id":4161,"uris":["http://zotero.org/users/1687755/items/S5X9BKNB"],"itemData":{"id":4161,"type":"article-journal","container-title":"R News","language":"en","page":"2-7","source":"Zotero","title":"Resampling Methods in R: The boot Package","volume":"2/3","author":[{"family":"Canty","given":"Angelo J"}],"issued":{"date-parts":[["2002"]]}}}],"schema":"https://github.com/citation-style-language/schema/raw/master/csl-citation.json"} </w:instrText>
      </w:r>
      <w:r w:rsidRPr="001352DE">
        <w:fldChar w:fldCharType="separate"/>
      </w:r>
      <w:r w:rsidRPr="001352DE">
        <w:t>(Canty, 2002)</w:t>
      </w:r>
      <w:r w:rsidRPr="001352DE">
        <w:fldChar w:fldCharType="end"/>
      </w:r>
      <w:r w:rsidRPr="001352DE">
        <w:t xml:space="preserve"> using 5000 resamples. The Bias Corrected and Accelerated (</w:t>
      </w:r>
      <w:proofErr w:type="spellStart"/>
      <w:r w:rsidRPr="001352DE">
        <w:t>BC</w:t>
      </w:r>
      <w:ins w:id="201" w:author="Microsoft Office User" w:date="2022-10-05T00:22:00Z">
        <w:r w:rsidR="00943BB8">
          <w:t>a</w:t>
        </w:r>
      </w:ins>
      <w:proofErr w:type="spellEnd"/>
      <w:del w:id="202" w:author="Microsoft Office User" w:date="2022-10-05T00:22:00Z">
        <w:r w:rsidRPr="001352DE" w:rsidDel="00943BB8">
          <w:delText>A</w:delText>
        </w:r>
      </w:del>
      <w:r w:rsidRPr="001352DE">
        <w:t xml:space="preserve">) method was used to </w:t>
      </w:r>
      <w:r w:rsidR="00D2693F" w:rsidRPr="001352DE">
        <w:t>minimize</w:t>
      </w:r>
      <w:r w:rsidRPr="001352DE">
        <w:t xml:space="preserve"> bias relative to other bootstrapping methods </w:t>
      </w:r>
      <w:r w:rsidRPr="001352DE">
        <w:fldChar w:fldCharType="begin"/>
      </w:r>
      <w:r w:rsidR="00DE1174" w:rsidRPr="001352DE">
        <w:instrText xml:space="preserve"> ADDIN ZOTERO_ITEM CSL_CITATION {"citationID":"VbQlAhfb","properties":{"formattedCitation":"(see Albright, 2019 for discussion and simulation study)","plainCitation":"(see Albright, 2019 for discussion and simulation study)","noteIndex":0},"citationItems":[{"id":10038,"uris":["http://zotero.org/users/1687755/items/7MXZ3LC6"],"itemData":{"id":10038,"type":"webpage","abstract":"This blog post explains the Bootstrap Confidence Interval Output from the R boot Package.","language":"en-us","title":"boot Package in R: Understanding Bootstrap Confidence Interval Output","URL":"https://blog.methodsconsultants.com/posts/understanding-bootstrap-confidence-interval-output-from-the-r-boot-package/","author":[{"family":"Albright","given":"Jeremy"}],"accessed":{"date-parts":[["2022",8,6]]},"issued":{"date-parts":[["2019"]]}},"label":"page","prefix":"see ","suffix":"for discussion and simulation study"}],"schema":"https://github.com/citation-style-language/schema/raw/master/csl-citation.json"} </w:instrText>
      </w:r>
      <w:r w:rsidRPr="001352DE">
        <w:fldChar w:fldCharType="separate"/>
      </w:r>
      <w:r w:rsidRPr="001352DE">
        <w:t>(see Albright, 2019 for discussion and simulation study)</w:t>
      </w:r>
      <w:r w:rsidRPr="001352DE">
        <w:fldChar w:fldCharType="end"/>
      </w:r>
      <w:r w:rsidRPr="001352DE">
        <w:t xml:space="preserve">. </w:t>
      </w:r>
      <w:r w:rsidR="00A52456" w:rsidRPr="001352DE">
        <w:t>C</w:t>
      </w:r>
      <w:r w:rsidRPr="001352DE">
        <w:t xml:space="preserve">onfidence intervals were bootstrapped, but the point estimate </w:t>
      </w:r>
      <w:r w:rsidRPr="001352DE">
        <w:rPr>
          <w:i/>
          <w:iCs/>
        </w:rPr>
        <w:t>D</w:t>
      </w:r>
      <w:r w:rsidRPr="001352DE">
        <w:t xml:space="preserve"> and PI score were computed as normal. </w:t>
      </w:r>
      <w:r w:rsidR="00F5340D" w:rsidRPr="001352DE">
        <w:t xml:space="preserve">All data and </w:t>
      </w:r>
      <w:r w:rsidRPr="001352DE">
        <w:t xml:space="preserve">R code to reproduce </w:t>
      </w:r>
      <w:r w:rsidR="00F5340D" w:rsidRPr="001352DE">
        <w:t xml:space="preserve">the </w:t>
      </w:r>
      <w:r w:rsidRPr="001352DE">
        <w:t xml:space="preserve">analyses </w:t>
      </w:r>
      <w:r w:rsidR="00F5340D" w:rsidRPr="001352DE">
        <w:t xml:space="preserve">or reuse for other purposes </w:t>
      </w:r>
      <w:r w:rsidRPr="001352DE">
        <w:t>are available on the Open Science Framework (</w:t>
      </w:r>
      <w:hyperlink r:id="rId14" w:history="1">
        <w:r w:rsidRPr="001352DE">
          <w:rPr>
            <w:rStyle w:val="Hyperlink"/>
          </w:rPr>
          <w:t>osf.io/mb4ph</w:t>
        </w:r>
      </w:hyperlink>
      <w:r w:rsidRPr="001352DE">
        <w:t>).</w:t>
      </w:r>
      <w:r w:rsidR="001F3ACE" w:rsidRPr="001352DE">
        <w:t xml:space="preserve"> </w:t>
      </w:r>
    </w:p>
    <w:p w14:paraId="7D1BC47D" w14:textId="50F14422" w:rsidR="00D56D3E" w:rsidRPr="001352DE" w:rsidDel="009F0580" w:rsidRDefault="001F3ACE">
      <w:pPr>
        <w:rPr>
          <w:del w:id="203" w:author="Microsoft Office User" w:date="2022-10-05T00:27:00Z"/>
        </w:rPr>
      </w:pPr>
      <w:del w:id="204" w:author="Microsoft Office User" w:date="2022-10-05T00:28:00Z">
        <w:r w:rsidRPr="001352DE" w:rsidDel="009F0580">
          <w:delText xml:space="preserve">In summary, </w:delText>
        </w:r>
        <w:r w:rsidR="00BC04B2" w:rsidRPr="001352DE" w:rsidDel="009F0580">
          <w:rPr>
            <w:i/>
            <w:iCs/>
          </w:rPr>
          <w:delText>D</w:delText>
        </w:r>
        <w:r w:rsidR="00BC04B2" w:rsidRPr="001352DE" w:rsidDel="009F0580">
          <w:delText xml:space="preserve"> scores</w:delText>
        </w:r>
        <w:r w:rsidRPr="001352DE" w:rsidDel="009F0580">
          <w:delText xml:space="preserve"> were calculated </w:delText>
        </w:r>
        <w:r w:rsidR="000F4A0C" w:rsidRPr="001352DE" w:rsidDel="009F0580">
          <w:delText xml:space="preserve">following standard practice </w:delText>
        </w:r>
        <w:r w:rsidR="001304E3" w:rsidRPr="001352DE" w:rsidDel="009F0580">
          <w:delText xml:space="preserve">for </w:delText>
        </w:r>
        <w:r w:rsidRPr="001352DE" w:rsidDel="009F0580">
          <w:delText>each participant</w:delText>
        </w:r>
        <w:r w:rsidR="001304E3" w:rsidRPr="001352DE" w:rsidDel="009F0580">
          <w:delText>, at the trial type level for the IRAP (but not the IAT which does not separate trial types)</w:delText>
        </w:r>
        <w:r w:rsidRPr="001352DE" w:rsidDel="009F0580">
          <w:delText xml:space="preserve">, </w:delText>
        </w:r>
        <w:r w:rsidR="001304E3" w:rsidRPr="001352DE" w:rsidDel="009F0580">
          <w:delText xml:space="preserve">and </w:delText>
        </w:r>
        <w:r w:rsidRPr="001352DE" w:rsidDel="009F0580">
          <w:delText xml:space="preserve">in each domain. </w:delText>
        </w:r>
        <w:r w:rsidR="003D4579" w:rsidRPr="001352DE" w:rsidDel="009F0580">
          <w:delText>For each</w:delText>
        </w:r>
        <w:r w:rsidR="00BC04B2" w:rsidRPr="001352DE" w:rsidDel="009F0580">
          <w:delText xml:space="preserve"> </w:delText>
        </w:r>
        <w:r w:rsidR="00E92D12" w:rsidRPr="001352DE" w:rsidDel="009F0580">
          <w:delText>score</w:delText>
        </w:r>
        <w:r w:rsidR="003D4579" w:rsidRPr="001352DE" w:rsidDel="009F0580">
          <w:delText xml:space="preserve">, </w:delText>
        </w:r>
        <w:r w:rsidR="00E92D12" w:rsidRPr="001352DE" w:rsidDel="009F0580">
          <w:delText>9</w:delText>
        </w:r>
        <w:r w:rsidRPr="001352DE" w:rsidDel="009F0580">
          <w:delText xml:space="preserve">5% Confidence </w:delText>
        </w:r>
      </w:del>
      <w:del w:id="205" w:author="Microsoft Office User" w:date="2022-10-05T00:27:00Z">
        <w:r w:rsidRPr="001352DE" w:rsidDel="009F0580">
          <w:delText>Intervals were also calculate</w:delText>
        </w:r>
        <w:r w:rsidR="00BC04B2" w:rsidRPr="001352DE" w:rsidDel="009F0580">
          <w:delText xml:space="preserve">d. </w:delText>
        </w:r>
        <w:r w:rsidR="00322403" w:rsidRPr="001352DE" w:rsidDel="009F0580">
          <w:delText xml:space="preserve">The same data used to calculate </w:delText>
        </w:r>
        <w:r w:rsidR="00322403" w:rsidRPr="001352DE" w:rsidDel="009F0580">
          <w:rPr>
            <w:i/>
            <w:iCs/>
          </w:rPr>
          <w:delText>D</w:delText>
        </w:r>
        <w:r w:rsidR="00322403" w:rsidRPr="001352DE" w:rsidDel="009F0580">
          <w:delText xml:space="preserve"> scores and their corresponding confidence intervals was then used to also calculate PI scores and their confidence intervals. </w:delText>
        </w:r>
      </w:del>
    </w:p>
    <w:p w14:paraId="3C9AEB44" w14:textId="1FDAC3A0" w:rsidR="00B52A68" w:rsidRPr="001352DE" w:rsidDel="009F0580" w:rsidRDefault="00B52A68">
      <w:pPr>
        <w:rPr>
          <w:del w:id="206" w:author="Microsoft Office User" w:date="2022-10-05T00:27:00Z"/>
        </w:rPr>
        <w:pPrChange w:id="207" w:author="Microsoft Office User" w:date="2022-10-05T00:27:00Z">
          <w:pPr>
            <w:pStyle w:val="Heading1"/>
          </w:pPr>
        </w:pPrChange>
      </w:pPr>
      <w:del w:id="208" w:author="Microsoft Office User" w:date="2022-10-05T00:27:00Z">
        <w:r w:rsidRPr="001352DE" w:rsidDel="009F0580">
          <w:delText>Results</w:delText>
        </w:r>
      </w:del>
    </w:p>
    <w:p w14:paraId="1E406D4A" w14:textId="0B9E8681" w:rsidR="00B52A68" w:rsidRPr="001352DE" w:rsidDel="009F0580" w:rsidRDefault="00B52A68">
      <w:pPr>
        <w:rPr>
          <w:del w:id="209" w:author="Microsoft Office User" w:date="2022-10-05T00:27:00Z"/>
        </w:rPr>
        <w:pPrChange w:id="210" w:author="Microsoft Office User" w:date="2022-10-05T00:27:00Z">
          <w:pPr>
            <w:pStyle w:val="Heading2"/>
          </w:pPr>
        </w:pPrChange>
      </w:pPr>
      <w:del w:id="211" w:author="Microsoft Office User" w:date="2022-10-05T00:27:00Z">
        <w:r w:rsidRPr="001352DE" w:rsidDel="009F0580">
          <w:delText xml:space="preserve">Utility of individual level IRAP </w:delText>
        </w:r>
        <w:r w:rsidRPr="001352DE" w:rsidDel="009F0580">
          <w:rPr>
            <w:i/>
            <w:iCs/>
          </w:rPr>
          <w:delText>D</w:delText>
        </w:r>
        <w:r w:rsidRPr="001352DE" w:rsidDel="009F0580">
          <w:delText xml:space="preserve"> scores </w:delText>
        </w:r>
      </w:del>
    </w:p>
    <w:p w14:paraId="28AD84B4" w14:textId="6FE27370" w:rsidR="00B52A68" w:rsidDel="009F0580" w:rsidRDefault="00B52A68">
      <w:pPr>
        <w:rPr>
          <w:del w:id="212" w:author="Microsoft Office User" w:date="2022-10-05T00:27:00Z"/>
        </w:rPr>
      </w:pPr>
      <w:del w:id="213" w:author="Microsoft Office User" w:date="2022-10-05T00:27:00Z">
        <w:r w:rsidRPr="001352DE" w:rsidDel="009F0580">
          <w:delText xml:space="preserve">Participants’ IRAP </w:delText>
        </w:r>
        <w:r w:rsidRPr="001352DE" w:rsidDel="009F0580">
          <w:rPr>
            <w:i/>
            <w:iCs/>
          </w:rPr>
          <w:delText>D</w:delText>
        </w:r>
        <w:r w:rsidRPr="001352DE" w:rsidDel="009F0580">
          <w:delText xml:space="preserve"> scores and 95% Confidence Intervals are presented in Figure 1. These were clustered by domain, and arranged by ranking the participants by their </w:delText>
        </w:r>
        <w:r w:rsidRPr="001352DE" w:rsidDel="009F0580">
          <w:rPr>
            <w:i/>
            <w:iCs/>
          </w:rPr>
          <w:delText>D</w:delText>
        </w:r>
        <w:r w:rsidRPr="001352DE" w:rsidDel="009F0580">
          <w:delText xml:space="preserve"> score. This type of plot is sometimes referred to as a caterpillar plot in the meta-analysis literature </w:delText>
        </w:r>
        <w:r w:rsidRPr="001352DE" w:rsidDel="009F0580">
          <w:fldChar w:fldCharType="begin"/>
        </w:r>
        <w:r w:rsidRPr="001352DE" w:rsidDel="009F0580">
          <w:delInstrText xml:space="preserve"> ADDIN ZOTERO_ITEM CSL_CITATION {"citationID":"hMXsMxRS","properties":{"formattedCitation":"(e.g., Fern\\uc0\\u225{}ndez-Castilla et al., 2020)","plainCitation":"(e.g., Fernández-Castilla et al., 2020)","noteIndex":0},"citationItems":[{"id":10034,"uris":["http://zotero.org/users/1687755/items/LVYJENNN"],"itemData":{"id":10034,"type":"article-journal","abstract":"Meta-analytic datasets can be large, especially when in primary studies multiple effect sizes are reported. The visualization of meta-analytic data is therefore useful to summarize data and understand information reported in primary studies. The gold standard figures in meta-analysis are forest and funnel plots. However, none of these plots can yet account for the existence of multiple effect sizes within primary studies. This manuscript describes extensions to the funnel plot, forest plot and caterpillar plot to adapt them to three-level meta-analyses. For forest plots, we propose to plot the study-specific effects and their precision, and to add additional confidence intervals that reflect the sampling variance of individual effect sizes. For caterpillar plots and funnel plots, we recommend to plot individual effect sizes and averaged study-effect sizes in two separate graphs. For the funnel plot, plotting separate graphs might improve the detection of both publication bias and/or selective outcome reporting bias.","container-title":"Methodology","DOI":"10.5964/meth.4013","ISSN":"1614-2241","issue":"4","language":"en","license":"Copyright (c) 2020 Belén Fernández-Castilla, Lies Declercq, Laleh Jamshidi, Natasha Beretvas, Patrick Onghena, Wim Van den Noortgate","note":"number: 4","page":"299-315","source":"meth.psychopen.eu","title":"Visual Representations of Meta-Analyses of Multiple Outcomes: Extensions to Forest Plots, Funnel Plots, and Caterpillar Plots","title-short":"Visual Representations of Meta-Analyses of Multiple Outcomes","volume":"16","author":[{"family":"Fernández-Castilla","given":"Belén"},{"family":"Declercq","given":"Lies"},{"family":"Jamshidi","given":"Laleh"},{"family":"Beretvas","given":"Natasha"},{"family":"Onghena","given":"Patrick"},{"family":"Noortgate","given":"Wim Van","dropping-particle":"den"}],"issued":{"date-parts":[["2020",12,22]]}},"label":"page","prefix":"e.g., "}],"schema":"https://github.com/citation-style-language/schema/raw/master/csl-citation.json"} </w:delInstrText>
        </w:r>
        <w:r w:rsidRPr="001352DE" w:rsidDel="009F0580">
          <w:fldChar w:fldCharType="separate"/>
        </w:r>
        <w:r w:rsidRPr="001352DE" w:rsidDel="009F0580">
          <w:rPr>
            <w:rFonts w:cs="CMU Serif Roman"/>
          </w:rPr>
          <w:delText>(e.g., Fernández-Castilla et al., 2020)</w:delText>
        </w:r>
        <w:r w:rsidRPr="001352DE" w:rsidDel="009F0580">
          <w:fldChar w:fldCharType="end"/>
        </w:r>
        <w:r w:rsidRPr="001352DE" w:rsidDel="009F0580">
          <w:delText xml:space="preserve">, and a similar form of plot – albeit without 95% CIs – was used in a recent IRAP publication that analyzed data at the individual level </w:delText>
        </w:r>
        <w:r w:rsidRPr="001352DE" w:rsidDel="009F0580">
          <w:fldChar w:fldCharType="begin"/>
        </w:r>
        <w:r w:rsidRPr="001352DE" w:rsidDel="009F0580">
          <w:delInstrText xml:space="preserve"> ADDIN ZOTERO_ITEM CSL_CITATION {"citationID":"Za1QowKc","properties":{"formattedCitation":"(Finn et al., 2019, figure 3 p.433)","plainCitation":"(Finn et al., 2019, figure 3 p.433)","noteIndex":0},"citationItems":[{"id":4251,"uris":["http://zotero.org/users/1687755/items/LRC75VR7"],"itemData":{"id":4251,"type":"article-journal","abstract":"A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ffix":", figure 3 p.433"}],"schema":"https://github.com/citation-style-language/schema/raw/master/csl-citation.json"} </w:delInstrText>
        </w:r>
        <w:r w:rsidRPr="001352DE" w:rsidDel="009F0580">
          <w:fldChar w:fldCharType="separate"/>
        </w:r>
        <w:r w:rsidRPr="001352DE" w:rsidDel="009F0580">
          <w:delText>(Finn et al., 2019, figure 3 p.433)</w:delText>
        </w:r>
        <w:r w:rsidRPr="001352DE" w:rsidDel="009F0580">
          <w:fldChar w:fldCharType="end"/>
        </w:r>
        <w:r w:rsidRPr="001352DE" w:rsidDel="009F0580">
          <w:delText>. Individual estimates and their intervals were colored based on whether the interval excluded the zero point or not (</w:delText>
        </w:r>
        <w:r w:rsidRPr="001352DE" w:rsidDel="009F0580">
          <w:rPr>
            <w:i/>
            <w:iCs/>
          </w:rPr>
          <w:delText>D</w:delText>
        </w:r>
        <w:r w:rsidRPr="001352DE" w:rsidDel="009F0580">
          <w:delText xml:space="preserve"> = 0). It was split by domain but not trial type on the basis that a further split by trial type would make each individual plot so small as to be uninterpretable. Note however that while the plot does not separate the trial types within each domain, the estimates and bootstraps were indeed calculated at the trial type level. The trial type level data is available in the supplementary materials.</w:delText>
        </w:r>
      </w:del>
    </w:p>
    <w:p w14:paraId="2D965A26" w14:textId="2A28BEC3" w:rsidR="002D3A39" w:rsidRDefault="00491F1E" w:rsidP="009F0580">
      <w:pPr>
        <w:sectPr w:rsidR="002D3A39" w:rsidSect="008217D5">
          <w:type w:val="continuous"/>
          <w:pgSz w:w="11900" w:h="16840"/>
          <w:pgMar w:top="1440" w:right="1440" w:bottom="1440" w:left="1440" w:header="720" w:footer="720" w:gutter="0"/>
          <w:cols w:num="2" w:space="414"/>
          <w:titlePg/>
          <w:docGrid w:linePitch="360"/>
          <w15:footnoteColumns w:val="1"/>
        </w:sectPr>
      </w:pPr>
      <w:del w:id="214" w:author="Microsoft Office User" w:date="2022-10-05T00:27:00Z">
        <w:r w:rsidRPr="001352DE" w:rsidDel="009F0580">
          <w:rPr>
            <w:b/>
            <w:bCs/>
          </w:rPr>
          <w:delText>95% Confidence Intervals widths.</w:delText>
        </w:r>
        <w:r w:rsidRPr="001352DE" w:rsidDel="009F0580">
          <w:delText xml:space="preserve"> The distribution of confidence interval widths demonstrated very strong skew. As such, it was not appropriate to meta-analyze the widths or describe their distribution using means or even medians. Instead, I report the Maximum A Posteriori (MAP) estimate </w:delText>
        </w:r>
        <w:r w:rsidRPr="001352DE" w:rsidDel="009F0580">
          <w:fldChar w:fldCharType="begin"/>
        </w:r>
        <w:r w:rsidRPr="001352DE" w:rsidDel="009F0580">
          <w:delInstrText xml:space="preserve"> ADDIN ZOTERO_ITEM CSL_CITATION {"citationID":"hr0Ia2Rb","properties":{"formattedCitation":"(Makowski et al., 2019)","plainCitation":"(Makowski et al., 2019)","noteIndex":0},"citationItems":[{"id":4223,"uris":["http://zotero.org/users/1687755/items/PL2MZX2L"],"itemData":{"id":4223,"type":"article-journal","abstract":"Makowski et al., (2019). bayestestR: Describing Effects and their Uncertainty, Existence and Significance within the Bayesian Framework. Journal of Open Source Software, 4(40), 1541, https://doi.org/10.21105/joss.01541","container-title":"Journal of Open Source Software","DOI":"10.21105/joss.01541","ISSN":"2475-9066","issue":"40","language":"en","page":"1541","source":"joss.theoj.org","title":"bayestestR: Describing Effects and their Uncertainty, Existence and Significance within the Bayesian Framework","title-short":"bayestestR","volume":"4","author":[{"family":"Makowski","given":"Dominique"},{"family":"Ben-Shachar","given":"Mattan S."},{"family":"Lüdecke","given":"Daniel"}],"issued":{"date-parts":[["2019",8,13]]}}}],"schema":"https://github.com/citation-style-language/schema/raw/master/csl-citation.json"} </w:delInstrText>
        </w:r>
        <w:r w:rsidRPr="001352DE" w:rsidDel="009F0580">
          <w:fldChar w:fldCharType="separate"/>
        </w:r>
        <w:r w:rsidRPr="001352DE" w:rsidDel="009F0580">
          <w:delText>(Makowski et al., 2019)</w:delText>
        </w:r>
        <w:r w:rsidRPr="001352DE" w:rsidDel="009F0580">
          <w:fldChar w:fldCharType="end"/>
        </w:r>
        <w:r w:rsidRPr="001352DE" w:rsidDel="009F0580">
          <w:delText xml:space="preserve">, which represents the most probable value in a distribution of continuous values (i.e., is akin to the mode for continuous data). Across all domains and trial types, the most probable value (MAP) for the width of an individual’s </w:delText>
        </w:r>
        <w:r w:rsidRPr="001352DE" w:rsidDel="009F0580">
          <w:rPr>
            <w:i/>
          </w:rPr>
          <w:delText>D</w:delText>
        </w:r>
        <w:r w:rsidRPr="001352DE" w:rsidDel="009F0580">
          <w:delText xml:space="preserve"> score’s 95% Confidence </w:delText>
        </w:r>
      </w:del>
      <w:moveFromRangeStart w:id="215" w:author="Microsoft Office User" w:date="2022-10-04T22:26:00Z" w:name="move115814829"/>
      <w:moveFrom w:id="216" w:author="Microsoft Office User" w:date="2022-10-04T22:26:00Z">
        <w:r w:rsidRPr="001352DE" w:rsidDel="006E4F4E">
          <w:t xml:space="preserve">Interval was </w:t>
        </w:r>
        <w:r w:rsidRPr="001352DE" w:rsidDel="006E4F4E">
          <w:rPr>
            <w:i/>
            <w:iCs/>
          </w:rPr>
          <w:t>D</w:t>
        </w:r>
        <w:r w:rsidRPr="001352DE" w:rsidDel="006E4F4E">
          <w:t xml:space="preserve"> = 1.31 (i.e., D score ±0.66). Within domains and trial types, the smallest most p</w:t>
        </w:r>
        <w:r w:rsidR="005B0AF5" w:rsidDel="006E4F4E">
          <w:t xml:space="preserve">robable </w:t>
        </w:r>
      </w:moveFrom>
      <w:moveFromRangeEnd w:id="215"/>
    </w:p>
    <w:p w14:paraId="6540AE10" w14:textId="07615859" w:rsidR="002D3A39" w:rsidDel="003472D9" w:rsidRDefault="002D3A39" w:rsidP="002D3A39">
      <w:pPr>
        <w:ind w:firstLine="0"/>
        <w:rPr>
          <w:del w:id="217" w:author="Microsoft Office User" w:date="2022-10-05T00:46:00Z"/>
        </w:rPr>
      </w:pPr>
      <w:del w:id="218" w:author="Microsoft Office User" w:date="2022-10-05T00:46:00Z">
        <w:r w:rsidRPr="001352DE" w:rsidDel="003472D9">
          <w:rPr>
            <w:noProof/>
          </w:rPr>
          <w:drawing>
            <wp:inline distT="0" distB="0" distL="0" distR="0" wp14:anchorId="4AA37BA7" wp14:editId="3C86FCA3">
              <wp:extent cx="5721684" cy="572168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731028" cy="5731028"/>
                      </a:xfrm>
                      <a:prstGeom prst="rect">
                        <a:avLst/>
                      </a:prstGeom>
                    </pic:spPr>
                  </pic:pic>
                </a:graphicData>
              </a:graphic>
            </wp:inline>
          </w:drawing>
        </w:r>
      </w:del>
    </w:p>
    <w:p w14:paraId="3CDC0068" w14:textId="27C6BBA8" w:rsidR="002D3A39" w:rsidRDefault="002D3A39" w:rsidP="003472D9">
      <w:pPr>
        <w:ind w:firstLine="0"/>
        <w:rPr>
          <w:ins w:id="219" w:author="Microsoft Office User" w:date="2022-10-05T00:46:00Z"/>
        </w:rPr>
      </w:pPr>
      <w:r w:rsidRPr="001352DE">
        <w:rPr>
          <w:b/>
        </w:rPr>
        <w:t>Figure 1.</w:t>
      </w:r>
      <w:r w:rsidRPr="001352DE">
        <w:t xml:space="preserve"> Caterpillar plot of IRAP </w:t>
      </w:r>
      <w:r w:rsidRPr="001352DE">
        <w:rPr>
          <w:i/>
          <w:iCs/>
        </w:rPr>
        <w:t>D</w:t>
      </w:r>
      <w:r w:rsidRPr="001352DE">
        <w:t xml:space="preserve"> scores and </w:t>
      </w:r>
      <w:ins w:id="220" w:author="Microsoft Office User" w:date="2022-10-04T21:30:00Z">
        <w:r w:rsidR="00D2089B">
          <w:t xml:space="preserve">their </w:t>
        </w:r>
        <w:r w:rsidR="006D00F1">
          <w:t xml:space="preserve">bootstrapped </w:t>
        </w:r>
      </w:ins>
      <w:r w:rsidRPr="001352DE">
        <w:t>95% Confidence Intervals calculated for each domain and trial type and displayed split by domain</w:t>
      </w:r>
    </w:p>
    <w:p w14:paraId="0E19ED42" w14:textId="77777777" w:rsidR="003472D9" w:rsidRPr="002D3A39" w:rsidRDefault="003472D9">
      <w:pPr>
        <w:ind w:firstLine="0"/>
        <w:pPrChange w:id="221" w:author="Microsoft Office User" w:date="2022-10-05T00:46:00Z">
          <w:pPr>
            <w:pStyle w:val="TableFigure"/>
          </w:pPr>
        </w:pPrChange>
      </w:pPr>
    </w:p>
    <w:p w14:paraId="7D629964" w14:textId="64822E0B" w:rsidR="002D3A39" w:rsidRDefault="003472D9" w:rsidP="002D3A39">
      <w:pPr>
        <w:ind w:firstLine="0"/>
      </w:pPr>
      <w:ins w:id="222" w:author="Microsoft Office User" w:date="2022-10-05T00:46:00Z">
        <w:r>
          <w:rPr>
            <w:noProof/>
          </w:rPr>
          <w:drawing>
            <wp:inline distT="0" distB="0" distL="0" distR="0" wp14:anchorId="712D3D66" wp14:editId="129EFD35">
              <wp:extent cx="5727700" cy="572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5727700" cy="5727700"/>
                      </a:xfrm>
                      <a:prstGeom prst="rect">
                        <a:avLst/>
                      </a:prstGeom>
                    </pic:spPr>
                  </pic:pic>
                </a:graphicData>
              </a:graphic>
            </wp:inline>
          </w:drawing>
        </w:r>
      </w:ins>
    </w:p>
    <w:p w14:paraId="35BBFCC9" w14:textId="77777777" w:rsidR="00CB44E8" w:rsidRDefault="00CB44E8" w:rsidP="002D3A39">
      <w:pPr>
        <w:ind w:firstLine="0"/>
      </w:pPr>
    </w:p>
    <w:p w14:paraId="7C0D2A75" w14:textId="77777777" w:rsidR="002D3A39" w:rsidRDefault="002D3A39" w:rsidP="002D3A39">
      <w:pPr>
        <w:ind w:firstLine="0"/>
        <w:sectPr w:rsidR="002D3A39" w:rsidSect="002D3A39">
          <w:type w:val="continuous"/>
          <w:pgSz w:w="11900" w:h="16840"/>
          <w:pgMar w:top="1440" w:right="1440" w:bottom="1440" w:left="1440" w:header="720" w:footer="720" w:gutter="0"/>
          <w:cols w:space="414"/>
          <w:titlePg/>
          <w:docGrid w:linePitch="360"/>
        </w:sectPr>
      </w:pPr>
    </w:p>
    <w:p w14:paraId="37F6BDB7" w14:textId="1870FBB4" w:rsidR="009F0580" w:rsidRPr="001352DE" w:rsidRDefault="009F0580">
      <w:pPr>
        <w:ind w:firstLine="0"/>
        <w:rPr>
          <w:ins w:id="223" w:author="Microsoft Office User" w:date="2022-10-05T00:27:00Z"/>
        </w:rPr>
        <w:pPrChange w:id="224" w:author="Microsoft Office User" w:date="2022-10-05T00:28:00Z">
          <w:pPr/>
        </w:pPrChange>
      </w:pPr>
      <w:ins w:id="225" w:author="Microsoft Office User" w:date="2022-10-05T00:28:00Z">
        <w:r w:rsidRPr="001352DE">
          <w:t xml:space="preserve">In summary, </w:t>
        </w:r>
        <w:r w:rsidRPr="001352DE">
          <w:rPr>
            <w:i/>
            <w:iCs/>
          </w:rPr>
          <w:t>D</w:t>
        </w:r>
        <w:r w:rsidRPr="001352DE">
          <w:t xml:space="preserve"> scores were calculated following standard practice for each participant, at the trial type level for the IRAP (but not the IAT which does </w:t>
        </w:r>
        <w:r w:rsidRPr="001352DE">
          <w:t>not separate trial types), and in each domain</w:t>
        </w:r>
        <w:r>
          <w:t xml:space="preserve"> (for both IRAP and IAT)</w:t>
        </w:r>
        <w:r w:rsidRPr="001352DE">
          <w:t>. For each score, 95% Confidence</w:t>
        </w:r>
        <w:r>
          <w:t xml:space="preserve"> </w:t>
        </w:r>
      </w:ins>
      <w:ins w:id="226" w:author="Microsoft Office User" w:date="2022-10-05T00:27:00Z">
        <w:r w:rsidRPr="001352DE">
          <w:t>Intervals were also calculated</w:t>
        </w:r>
        <w:r>
          <w:t xml:space="preserve"> via bootstrapping</w:t>
        </w:r>
        <w:r w:rsidRPr="001352DE">
          <w:t xml:space="preserve">. The </w:t>
        </w:r>
        <w:r w:rsidRPr="001352DE">
          <w:lastRenderedPageBreak/>
          <w:t xml:space="preserve">same data used to calculate </w:t>
        </w:r>
        <w:r w:rsidRPr="001352DE">
          <w:rPr>
            <w:i/>
            <w:iCs/>
          </w:rPr>
          <w:t>D</w:t>
        </w:r>
        <w:r w:rsidRPr="001352DE">
          <w:t xml:space="preserve"> scores and their corresponding confidence intervals was then used to also calculate PI scores and their confidence intervals. </w:t>
        </w:r>
      </w:ins>
    </w:p>
    <w:p w14:paraId="0FD8F8B0" w14:textId="77777777" w:rsidR="009F0580" w:rsidRPr="001352DE" w:rsidRDefault="009F0580" w:rsidP="009F0580">
      <w:pPr>
        <w:pStyle w:val="Heading1"/>
        <w:rPr>
          <w:ins w:id="227" w:author="Microsoft Office User" w:date="2022-10-05T00:27:00Z"/>
        </w:rPr>
      </w:pPr>
      <w:ins w:id="228" w:author="Microsoft Office User" w:date="2022-10-05T00:27:00Z">
        <w:r w:rsidRPr="001352DE">
          <w:t>Results</w:t>
        </w:r>
      </w:ins>
    </w:p>
    <w:p w14:paraId="11C93E4C" w14:textId="77777777" w:rsidR="009F0580" w:rsidRPr="001352DE" w:rsidRDefault="009F0580" w:rsidP="009F0580">
      <w:pPr>
        <w:pStyle w:val="Heading2"/>
        <w:rPr>
          <w:ins w:id="229" w:author="Microsoft Office User" w:date="2022-10-05T00:27:00Z"/>
        </w:rPr>
      </w:pPr>
      <w:ins w:id="230" w:author="Microsoft Office User" w:date="2022-10-05T00:27:00Z">
        <w:r w:rsidRPr="001352DE">
          <w:t xml:space="preserve">Utility of individual level IRAP </w:t>
        </w:r>
        <w:r w:rsidRPr="001352DE">
          <w:rPr>
            <w:i/>
            <w:iCs/>
          </w:rPr>
          <w:t>D</w:t>
        </w:r>
        <w:r w:rsidRPr="001352DE">
          <w:t xml:space="preserve"> scores </w:t>
        </w:r>
      </w:ins>
    </w:p>
    <w:p w14:paraId="0AAABAB9" w14:textId="317B5DFA" w:rsidR="00491F1E" w:rsidDel="002162D2" w:rsidRDefault="009F0580">
      <w:pPr>
        <w:rPr>
          <w:del w:id="231" w:author="Microsoft Office User" w:date="2022-10-05T00:28:00Z"/>
        </w:rPr>
        <w:pPrChange w:id="232" w:author="Microsoft Office User" w:date="2022-10-05T00:28:00Z">
          <w:pPr>
            <w:ind w:firstLine="0"/>
          </w:pPr>
        </w:pPrChange>
      </w:pPr>
      <w:ins w:id="233" w:author="Microsoft Office User" w:date="2022-10-05T00:27:00Z">
        <w:r w:rsidRPr="001352DE">
          <w:t xml:space="preserve">Participants’ IRAP </w:t>
        </w:r>
        <w:r w:rsidRPr="001352DE">
          <w:rPr>
            <w:i/>
            <w:iCs/>
          </w:rPr>
          <w:t>D</w:t>
        </w:r>
        <w:r w:rsidRPr="001352DE">
          <w:t xml:space="preserve"> scores and 95% Confidence Intervals are presented in Figure 1. These were clustered by domain, and arranged by ranking the participants by their </w:t>
        </w:r>
        <w:r w:rsidRPr="001352DE">
          <w:rPr>
            <w:i/>
            <w:iCs/>
          </w:rPr>
          <w:t>D</w:t>
        </w:r>
        <w:r w:rsidRPr="001352DE">
          <w:t xml:space="preserve"> score. This type of plot is sometimes referred to as a caterpillar plot in the meta-analysis literature </w:t>
        </w:r>
        <w:r w:rsidRPr="001352DE">
          <w:fldChar w:fldCharType="begin"/>
        </w:r>
        <w:r w:rsidRPr="001352DE">
          <w:instrText xml:space="preserve"> ADDIN ZOTERO_ITEM CSL_CITATION {"citationID":"hMXsMxRS","properties":{"formattedCitation":"(e.g., Fern\\uc0\\u225{}ndez-Castilla et al., 2020)","plainCitation":"(e.g., Fernández-Castilla et al., 2020)","noteIndex":0},"citationItems":[{"id":10034,"uris":["http://zotero.org/users/1687755/items/LVYJENNN"],"itemData":{"id":10034,"type":"article-journal","abstract":"Meta-analytic datasets can be large, especially when in primary studies multiple effect sizes are reported. The visualization of meta-analytic data is therefore useful to summarize data and understand information reported in primary studies. The gold standard figures in meta-analysis are forest and funnel plots. However, none of these plots can yet account for the existence of multiple effect sizes within primary studies. This manuscript describes extensions to the funnel plot, forest plot and caterpillar plot to adapt them to three-level meta-analyses. For forest plots, we propose to plot the study-specific effects and their precision, and to add additional confidence intervals that reflect the sampling variance of individual effect sizes. For caterpillar plots and funnel plots, we recommend to plot individual effect sizes and averaged study-effect sizes in two separate graphs. For the funnel plot, plotting separate graphs might improve the detection of both publication bias and/or selective outcome reporting bias.","container-title":"Methodology","DOI":"10.5964/meth.4013","ISSN":"1614-2241","issue":"4","language":"en","license":"Copyright (c) 2020 Belén Fernández-Castilla, Lies Declercq, Laleh Jamshidi, Natasha Beretvas, Patrick Onghena, Wim Van den Noortgate","note":"number: 4","page":"299-315","source":"meth.psychopen.eu","title":"Visual Representations of Meta-Analyses of Multiple Outcomes: Extensions to Forest Plots, Funnel Plots, and Caterpillar Plots","title-short":"Visual Representations of Meta-Analyses of Multiple Outcomes","volume":"16","author":[{"family":"Fernández-Castilla","given":"Belén"},{"family":"Declercq","given":"Lies"},{"family":"Jamshidi","given":"Laleh"},{"family":"Beretvas","given":"Natasha"},{"family":"Onghena","given":"Patrick"},{"family":"Noortgate","given":"Wim Van","dropping-particle":"den"}],"issued":{"date-parts":[["2020",12,22]]}},"label":"page","prefix":"e.g., "}],"schema":"https://github.com/citation-style-language/schema/raw/master/csl-citation.json"} </w:instrText>
        </w:r>
        <w:r w:rsidRPr="001352DE">
          <w:fldChar w:fldCharType="separate"/>
        </w:r>
        <w:r w:rsidRPr="001352DE">
          <w:rPr>
            <w:rFonts w:cs="CMU Serif Roman"/>
          </w:rPr>
          <w:t>(e.g., Fernández-Castilla et al., 2020)</w:t>
        </w:r>
        <w:r w:rsidRPr="001352DE">
          <w:fldChar w:fldCharType="end"/>
        </w:r>
        <w:r w:rsidRPr="001352DE">
          <w:t xml:space="preserve">, and a similar form of plot – albeit without 95% </w:t>
        </w:r>
        <w:r w:rsidRPr="001352DE">
          <w:t xml:space="preserve">CIs – was used in a recent IRAP publication that analyzed data at the individual level </w:t>
        </w:r>
        <w:r w:rsidRPr="001352DE">
          <w:fldChar w:fldCharType="begin"/>
        </w:r>
        <w:r w:rsidRPr="001352DE">
          <w:instrText xml:space="preserve"> ADDIN ZOTERO_ITEM CSL_CITATION {"citationID":"Za1QowKc","properties":{"formattedCitation":"(Finn et al., 2019, figure 3 p.433)","plainCitation":"(Finn et al., 2019, figure 3 p.433)","noteIndex":0},"citationItems":[{"id":4251,"uris":["http://zotero.org/users/1687755/items/LRC75VR7"],"itemData":{"id":4251,"type":"article-journal","abstract":"A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ffix":", figure 3 p.433"}],"schema":"https://github.com/citation-style-language/schema/raw/master/csl-citation.json"} </w:instrText>
        </w:r>
        <w:r w:rsidRPr="001352DE">
          <w:fldChar w:fldCharType="separate"/>
        </w:r>
        <w:r w:rsidRPr="001352DE">
          <w:t>(Finn et al., 2019, figure 3 p.433)</w:t>
        </w:r>
        <w:r w:rsidRPr="001352DE">
          <w:fldChar w:fldCharType="end"/>
        </w:r>
        <w:r w:rsidRPr="001352DE">
          <w:t>. Individual estimates and their intervals were colored based on whether the interval excluded the zero point or not (</w:t>
        </w:r>
        <w:r w:rsidRPr="001352DE">
          <w:rPr>
            <w:i/>
            <w:iCs/>
          </w:rPr>
          <w:t>D</w:t>
        </w:r>
        <w:r w:rsidRPr="001352DE">
          <w:t xml:space="preserve"> = 0). It was split by domain but not trial type on the basis that a further split by trial type would make each individual plot so small as to be uninterpretable. Note however that while the plot does not separate the trial types within each domain, the estimates and bootstraps were indeed calculated at the trial type level. The </w:t>
        </w:r>
      </w:ins>
      <w:moveToRangeStart w:id="234" w:author="Microsoft Office User" w:date="2022-10-04T22:26:00Z" w:name="move115814829"/>
      <w:moveTo w:id="235" w:author="Microsoft Office User" w:date="2022-10-04T22:26:00Z">
        <w:del w:id="236" w:author="Microsoft Office User" w:date="2022-10-05T00:28:00Z">
          <w:r w:rsidR="006E4F4E" w:rsidRPr="001352DE" w:rsidDel="002162D2">
            <w:delText xml:space="preserve">Interval was </w:delText>
          </w:r>
          <w:r w:rsidR="006E4F4E" w:rsidRPr="001352DE" w:rsidDel="002162D2">
            <w:rPr>
              <w:i/>
              <w:iCs/>
            </w:rPr>
            <w:delText>D</w:delText>
          </w:r>
          <w:r w:rsidR="006E4F4E" w:rsidRPr="001352DE" w:rsidDel="002162D2">
            <w:delText xml:space="preserve"> = 1.31 (i.e., D score ±0.66). Within domains and trial types, the smallest most p</w:delText>
          </w:r>
          <w:r w:rsidR="006E4F4E" w:rsidDel="002162D2">
            <w:delText>robable</w:delText>
          </w:r>
        </w:del>
        <w:del w:id="237" w:author="Microsoft Office User" w:date="2022-10-04T22:26:00Z">
          <w:r w:rsidR="006E4F4E" w:rsidDel="006E4F4E">
            <w:delText xml:space="preserve"> </w:delText>
          </w:r>
        </w:del>
      </w:moveTo>
      <w:moveToRangeEnd w:id="234"/>
      <w:del w:id="238" w:author="Microsoft Office User" w:date="2022-10-05T00:28:00Z">
        <w:r w:rsidR="005B0AF5" w:rsidDel="002162D2">
          <w:delText>va</w:delText>
        </w:r>
        <w:r w:rsidR="00491F1E" w:rsidRPr="001352DE" w:rsidDel="002162D2">
          <w:delText xml:space="preserve">lue (MAP) was </w:delText>
        </w:r>
        <w:r w:rsidR="00491F1E" w:rsidRPr="001352DE" w:rsidDel="002162D2">
          <w:rPr>
            <w:i/>
            <w:iCs/>
          </w:rPr>
          <w:delText>D</w:delText>
        </w:r>
        <w:r w:rsidR="00491F1E" w:rsidRPr="001352DE" w:rsidDel="002162D2">
          <w:delText xml:space="preserve"> = 0.75 and the largest was </w:delText>
        </w:r>
        <w:r w:rsidR="00491F1E" w:rsidRPr="001352DE" w:rsidDel="002162D2">
          <w:rPr>
            <w:i/>
            <w:iCs/>
          </w:rPr>
          <w:delText>D</w:delText>
        </w:r>
        <w:r w:rsidR="00491F1E" w:rsidRPr="001352DE" w:rsidDel="002162D2">
          <w:delText xml:space="preserve"> = 1.35.</w:delText>
        </w:r>
      </w:del>
    </w:p>
    <w:p w14:paraId="24A8308C" w14:textId="576B8446" w:rsidR="00C9701D" w:rsidDel="002162D2" w:rsidRDefault="00831A31">
      <w:pPr>
        <w:rPr>
          <w:del w:id="239" w:author="Microsoft Office User" w:date="2022-10-05T00:28:00Z"/>
        </w:rPr>
      </w:pPr>
      <w:del w:id="240" w:author="Microsoft Office User" w:date="2022-10-05T00:28:00Z">
        <w:r w:rsidRPr="001352DE" w:rsidDel="002162D2">
          <w:delText xml:space="preserve">Figure </w:delText>
        </w:r>
        <w:r w:rsidR="0005603F" w:rsidRPr="001352DE" w:rsidDel="002162D2">
          <w:delText>1S in the supplementary materials</w:delText>
        </w:r>
        <w:r w:rsidRPr="001352DE" w:rsidDel="002162D2">
          <w:delText xml:space="preserve"> illustrates the MAP 95% Confidence Interval widths by domain and trial type, and suggests that widths are fairly consistent, but with exceptions.</w:delText>
        </w:r>
        <w:r w:rsidR="00536276" w:rsidRPr="001352DE" w:rsidDel="002162D2">
          <w:delText xml:space="preserve"> However, these exceptions cannot be diagnosed as a pattern between trial types or the domains being assessed (e.g., both high and low MAP 95% CI widths for different race IRAPs and shapes-colors IRAPs).</w:delText>
        </w:r>
        <w:r w:rsidR="00B81A9C" w:rsidRPr="001352DE" w:rsidDel="002162D2">
          <w:delText xml:space="preserve"> Luckily, the assessment of the utility of the IRAP data at the individual level does not rely on quantifying the width of confidence intervals directly, but instead on three properties of these intervals. </w:delText>
        </w:r>
        <w:r w:rsidR="001F13D0" w:rsidRPr="001352DE" w:rsidDel="002162D2">
          <w:delText>The following sections discuss these each in turn</w:delText>
        </w:r>
        <w:r w:rsidR="00C9701D" w:rsidDel="002162D2">
          <w:delText>.</w:delText>
        </w:r>
      </w:del>
    </w:p>
    <w:p w14:paraId="50719F5E" w14:textId="27F12A8E" w:rsidR="003108A0" w:rsidRDefault="00C9701D" w:rsidP="002162D2">
      <w:pPr>
        <w:sectPr w:rsidR="003108A0" w:rsidSect="008217D5">
          <w:type w:val="continuous"/>
          <w:pgSz w:w="11900" w:h="16840"/>
          <w:pgMar w:top="1440" w:right="1440" w:bottom="1440" w:left="1440" w:header="720" w:footer="720" w:gutter="0"/>
          <w:cols w:num="2" w:space="414"/>
          <w:titlePg/>
          <w:docGrid w:linePitch="360"/>
        </w:sectPr>
      </w:pPr>
      <w:del w:id="241" w:author="Microsoft Office User" w:date="2022-10-05T00:28:00Z">
        <w:r w:rsidRPr="00C9701D" w:rsidDel="002162D2">
          <w:rPr>
            <w:b/>
            <w:bCs/>
          </w:rPr>
          <w:delText>Proportion</w:delText>
        </w:r>
        <w:r w:rsidR="00283DA1" w:rsidRPr="001352DE" w:rsidDel="002162D2">
          <w:rPr>
            <w:b/>
            <w:bCs/>
          </w:rPr>
          <w:delText xml:space="preserve"> of </w:delText>
        </w:r>
        <w:r w:rsidR="00A60CF8" w:rsidRPr="001352DE" w:rsidDel="002162D2">
          <w:rPr>
            <w:b/>
            <w:bCs/>
          </w:rPr>
          <w:delText>non-zero scores</w:delText>
        </w:r>
        <w:r w:rsidR="00E0058C" w:rsidRPr="001352DE" w:rsidDel="002162D2">
          <w:rPr>
            <w:b/>
            <w:bCs/>
          </w:rPr>
          <w:delText>.</w:delText>
        </w:r>
        <w:r w:rsidR="00E0058C" w:rsidRPr="001352DE" w:rsidDel="002162D2">
          <w:delText xml:space="preserve"> </w:delText>
        </w:r>
        <w:r w:rsidR="00142425" w:rsidRPr="001352DE" w:rsidDel="002162D2">
          <w:delText xml:space="preserve">The color of the </w:delText>
        </w:r>
        <w:r w:rsidR="00146EAD" w:rsidRPr="001352DE" w:rsidDel="002162D2">
          <w:delText>point</w:delText>
        </w:r>
        <w:r w:rsidR="00142425" w:rsidRPr="001352DE" w:rsidDel="002162D2">
          <w:delText xml:space="preserve"> estimates </w:delText>
        </w:r>
        <w:r w:rsidR="00146EAD" w:rsidRPr="001352DE" w:rsidDel="002162D2">
          <w:delText xml:space="preserve">and intervals </w:delText>
        </w:r>
        <w:r w:rsidR="00142425" w:rsidRPr="001352DE" w:rsidDel="002162D2">
          <w:delText xml:space="preserve">in Figure 1 </w:delText>
        </w:r>
        <w:r w:rsidR="0057794D" w:rsidRPr="001352DE" w:rsidDel="002162D2">
          <w:delText>were</w:delText>
        </w:r>
        <w:r w:rsidR="00142425" w:rsidRPr="001352DE" w:rsidDel="002162D2">
          <w:delText xml:space="preserve"> determined by </w:delText>
        </w:r>
        <w:r w:rsidR="00146EAD" w:rsidRPr="001352DE" w:rsidDel="002162D2">
          <w:delText xml:space="preserve">whether </w:delText>
        </w:r>
        <w:r w:rsidR="008E63AA" w:rsidRPr="001352DE" w:rsidDel="002162D2">
          <w:delText xml:space="preserve">the interval excludes the zero point. </w:delText>
        </w:r>
        <w:r w:rsidR="00601FE7" w:rsidRPr="001352DE" w:rsidDel="002162D2">
          <w:delText>That is, they are colored by whether an IRAP effect was detectable or not.</w:delText>
        </w:r>
        <w:r w:rsidR="00025EFF" w:rsidRPr="001352DE" w:rsidDel="002162D2">
          <w:delText xml:space="preserve"> Analyses assessing deviation from the zero point have been used throughout the IRAP literature to date</w:delText>
        </w:r>
        <w:r w:rsidR="006E37ED" w:rsidRPr="001352DE" w:rsidDel="002162D2">
          <w:delText xml:space="preserve"> </w:delText>
        </w:r>
        <w:r w:rsidR="006E37ED" w:rsidRPr="001352DE" w:rsidDel="002162D2">
          <w:fldChar w:fldCharType="begin"/>
        </w:r>
        <w:r w:rsidR="003F3871" w:rsidDel="002162D2">
          <w:delInstrText xml:space="preserve"> ADDIN ZOTERO_ITEM CSL_CITATION {"citationID":"ChdKyJlP","properties":{"formattedCitation":"(e.g., from the first publication to the most recent ones: Barnes-Holmes et al., 2006; Kavanagh et al., 2022)","plainCitation":"(e.g., from the first publication to the most recent ones: Barnes-Holmes et al., 2006; Kavanagh et al., 2022)","noteIndex":0},"citationItems":[{"id":1381,"uris":["http://zotero.org/users/1687755/items/A8CJRWUP"],"itemData":{"id":1381,"type":"article-journal","container-title":"The Irish Psychologist","issue":"7","page":"169–177","source":"Google Scholar","title":"Do you really know what you believe? Developing the Implicit Relational Assessment Procedure (IRAP) as a direct measure of implicit beliefs","title-short":"Do you really know what you believe?","volume":"32","author":[{"family":"Barnes-Holmes","given":"Dermot"},{"family":"Barnes-Holmes","given":"Yvonne"},{"family":"Power","given":"Patricia"},{"family":"Hayden","given":"Eilish"},{"family":"Milne","given":"Rebecca"},{"family":"Stewart","given":"Ian"}],"issued":{"date-parts":[["2006"]]}},"label":"page","prefix":"e.g., from the first publication to the most recent ones:"},{"id":10207,"uris":["http://zotero.org/users/1687755/items/MMAFXVEN"],"itemData":{"id":10207,"type":"article-journal","abstract":"Cognitive perspective-taking research has primarily been conducted under the rubric of theory of mind (ToM), with the core skill believed to involve the correct attribution of mental states to oneself and others as a means of explaining and predicting behavior. Relational frame theory (RFT) has provided a behavioral account of performances on true and false belief protocols by appealing to the three perspective-taking (deictic) relations. The current research sought to investigate the relative strength of cognitive perspective-taking abilities within the context of a false belief vignette and related IRAP. Experiment 1 investigated the impact of block order presentation and vignette stimuli order on IRAP performances. That is, across four conditions, rule order presentations (i.e., vignette consistent vs. vignette inconsistent) and vignette stimuli presentation were manipulated. Results indicated that vignette consistent responding was observed to varying degrees across conditions. To decrease this variability across conditions, Experiment 2 presented a vignette before each block of trials but again the IRAP showed only limited sensitivity to the vignette. The current findings and considerations for future research are discussed in terms of a recently published conceptual analysis of false belief by Kavanagh et al. (2020).","container-title":"The Psychological Record","DOI":"10.1007/s40732-021-00500-y","ISSN":"2163-3452","journalAbbreviation":"Psychol Rec","language":"en","source":"Springer Link","title":"Attempting to Analyze Perspective-Taking with a False Belief Vignette Using the Implicit Relational Assessment Procedure","URL":"https://doi.org/10.1007/s40732-021-00500-y","author":[{"family":"Kavanagh","given":"Deirdre"},{"family":"Barnes-Holmes","given":"Yvonne"},{"family":"Barnes-Holmes","given":"Dermot"}],"accessed":{"date-parts":[["2022",8,17]]},"issued":{"date-parts":[["2022",3,15]]}}}],"schema":"https://github.com/citation-style-language/schema/raw/master/csl-citation.json"} </w:delInstrText>
        </w:r>
        <w:r w:rsidR="006E37ED" w:rsidRPr="001352DE" w:rsidDel="002162D2">
          <w:fldChar w:fldCharType="separate"/>
        </w:r>
        <w:r w:rsidR="00F2367C" w:rsidRPr="001352DE" w:rsidDel="002162D2">
          <w:delText>(e.g., from the first publication to the most recent ones: Barnes-Holmes et al., 2006; Kavanagh et al., 2022)</w:delText>
        </w:r>
        <w:r w:rsidR="006E37ED" w:rsidRPr="001352DE" w:rsidDel="002162D2">
          <w:fldChar w:fldCharType="end"/>
        </w:r>
        <w:r w:rsidR="00025EFF" w:rsidRPr="001352DE" w:rsidDel="002162D2">
          <w:delText>. On this basis, i</w:delText>
        </w:r>
        <w:r w:rsidR="00DE087A" w:rsidRPr="001352DE" w:rsidDel="002162D2">
          <w:delText xml:space="preserve">f the IRAP has utility at the individual level, </w:delText>
        </w:r>
        <w:r w:rsidR="00025EFF" w:rsidRPr="001352DE" w:rsidDel="002162D2">
          <w:delText xml:space="preserve">a </w:delText>
        </w:r>
      </w:del>
      <w:del w:id="242" w:author="Microsoft Office User" w:date="2022-10-04T22:27:00Z">
        <w:r w:rsidR="00025EFF" w:rsidRPr="001352DE" w:rsidDel="00A66421">
          <w:delText xml:space="preserve">large proportion of </w:delText>
        </w:r>
        <w:r w:rsidR="00DE087A" w:rsidRPr="001352DE" w:rsidDel="00A66421">
          <w:delText>participants</w:delText>
        </w:r>
        <w:r w:rsidR="00E449F0" w:rsidRPr="001352DE" w:rsidDel="00A66421">
          <w:delText>’</w:delText>
        </w:r>
        <w:r w:rsidR="00DE087A" w:rsidRPr="001352DE" w:rsidDel="00A66421">
          <w:delText xml:space="preserve"> scores on the IRAP should </w:delText>
        </w:r>
        <w:r w:rsidR="00025EFF" w:rsidRPr="001352DE" w:rsidDel="00A66421">
          <w:delText xml:space="preserve">also </w:delText>
        </w:r>
        <w:r w:rsidR="00DE087A" w:rsidRPr="001352DE" w:rsidDel="00A66421">
          <w:delText xml:space="preserve">be </w:delText>
        </w:r>
        <w:r w:rsidR="00025EFF" w:rsidRPr="001352DE" w:rsidDel="00A66421">
          <w:delText>detectably different from the zero point</w:delText>
        </w:r>
      </w:del>
    </w:p>
    <w:p w14:paraId="079F2709" w14:textId="72C8813E" w:rsidR="001E461F" w:rsidRDefault="001E461F" w:rsidP="001E461F">
      <w:pPr>
        <w:ind w:firstLine="0"/>
      </w:pPr>
      <w:del w:id="243" w:author="Microsoft Office User" w:date="2022-10-05T00:47:00Z">
        <w:r w:rsidRPr="001352DE" w:rsidDel="003472D9">
          <w:rPr>
            <w:noProof/>
          </w:rPr>
          <w:drawing>
            <wp:inline distT="0" distB="0" distL="0" distR="0" wp14:anchorId="05134D82" wp14:editId="11132D80">
              <wp:extent cx="5727700" cy="5011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5727700" cy="5011738"/>
                      </a:xfrm>
                      <a:prstGeom prst="rect">
                        <a:avLst/>
                      </a:prstGeom>
                    </pic:spPr>
                  </pic:pic>
                </a:graphicData>
              </a:graphic>
            </wp:inline>
          </w:drawing>
        </w:r>
      </w:del>
    </w:p>
    <w:p w14:paraId="49AFF5A6" w14:textId="7EEAE133" w:rsidR="003108A0" w:rsidRDefault="003108A0" w:rsidP="003108A0">
      <w:pPr>
        <w:pStyle w:val="TableFigure"/>
        <w:rPr>
          <w:ins w:id="244" w:author="Microsoft Office User" w:date="2022-10-05T00:47:00Z"/>
          <w:lang w:val="en-US"/>
        </w:rPr>
      </w:pPr>
      <w:r w:rsidRPr="001352DE">
        <w:rPr>
          <w:b/>
          <w:lang w:val="en-US"/>
        </w:rPr>
        <w:t>Figure 2.</w:t>
      </w:r>
      <w:r w:rsidRPr="001352DE">
        <w:rPr>
          <w:lang w:val="en-US"/>
        </w:rPr>
        <w:t xml:space="preserve"> Proportion of IRAP </w:t>
      </w:r>
      <w:r w:rsidRPr="001352DE">
        <w:rPr>
          <w:i/>
          <w:iCs/>
          <w:lang w:val="en-US"/>
        </w:rPr>
        <w:t>D</w:t>
      </w:r>
      <w:r w:rsidRPr="001352DE">
        <w:rPr>
          <w:lang w:val="en-US"/>
        </w:rPr>
        <w:t xml:space="preserve"> and PI scores that exclude the zero point within each domain and trial type</w:t>
      </w:r>
    </w:p>
    <w:p w14:paraId="13CE61E2" w14:textId="02925450" w:rsidR="003472D9" w:rsidRDefault="003472D9" w:rsidP="003108A0">
      <w:pPr>
        <w:pStyle w:val="TableFigure"/>
        <w:rPr>
          <w:ins w:id="245" w:author="Microsoft Office User" w:date="2022-10-05T00:47:00Z"/>
          <w:lang w:val="en-US"/>
        </w:rPr>
      </w:pPr>
    </w:p>
    <w:p w14:paraId="42B9204F" w14:textId="36AAC875" w:rsidR="003472D9" w:rsidRPr="001352DE" w:rsidRDefault="00DB1A09" w:rsidP="003108A0">
      <w:pPr>
        <w:pStyle w:val="TableFigure"/>
        <w:rPr>
          <w:lang w:val="en-US"/>
        </w:rPr>
      </w:pPr>
      <w:ins w:id="246" w:author="Microsoft Office User" w:date="2022-10-05T00:47:00Z">
        <w:r>
          <w:rPr>
            <w:noProof/>
            <w:lang w:val="en-US"/>
          </w:rPr>
          <w:drawing>
            <wp:inline distT="0" distB="0" distL="0" distR="0" wp14:anchorId="50D910CA" wp14:editId="5E53714C">
              <wp:extent cx="5727700" cy="5012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727700" cy="5012055"/>
                      </a:xfrm>
                      <a:prstGeom prst="rect">
                        <a:avLst/>
                      </a:prstGeom>
                    </pic:spPr>
                  </pic:pic>
                </a:graphicData>
              </a:graphic>
            </wp:inline>
          </w:drawing>
        </w:r>
      </w:ins>
    </w:p>
    <w:p w14:paraId="74980962" w14:textId="77777777" w:rsidR="003108A0" w:rsidRDefault="003108A0" w:rsidP="003108A0">
      <w:pPr>
        <w:ind w:firstLine="0"/>
      </w:pPr>
    </w:p>
    <w:p w14:paraId="0D58A147" w14:textId="77777777" w:rsidR="003108A0" w:rsidRDefault="003108A0" w:rsidP="003108A0">
      <w:pPr>
        <w:ind w:firstLine="0"/>
      </w:pPr>
    </w:p>
    <w:p w14:paraId="31FBB1CA" w14:textId="07ACDAF5" w:rsidR="003108A0" w:rsidRDefault="003108A0" w:rsidP="003108A0">
      <w:pPr>
        <w:ind w:firstLine="0"/>
        <w:sectPr w:rsidR="003108A0" w:rsidSect="003108A0">
          <w:type w:val="continuous"/>
          <w:pgSz w:w="11900" w:h="16840"/>
          <w:pgMar w:top="1440" w:right="1440" w:bottom="1440" w:left="1440" w:header="720" w:footer="720" w:gutter="0"/>
          <w:cols w:space="414"/>
          <w:titlePg/>
          <w:docGrid w:linePitch="360"/>
        </w:sectPr>
      </w:pPr>
    </w:p>
    <w:p w14:paraId="70C6EA74" w14:textId="77777777" w:rsidR="002162D2" w:rsidRDefault="002162D2">
      <w:pPr>
        <w:ind w:firstLine="0"/>
        <w:rPr>
          <w:ins w:id="247" w:author="Microsoft Office User" w:date="2022-10-05T00:28:00Z"/>
        </w:rPr>
        <w:pPrChange w:id="248" w:author="Microsoft Office User" w:date="2022-10-05T00:29:00Z">
          <w:pPr/>
        </w:pPrChange>
      </w:pPr>
      <w:ins w:id="249" w:author="Microsoft Office User" w:date="2022-10-05T00:28:00Z">
        <w:r w:rsidRPr="001352DE">
          <w:t>trial type level data is available in the supplementary materials.</w:t>
        </w:r>
      </w:ins>
    </w:p>
    <w:p w14:paraId="1A1D6851" w14:textId="77777777" w:rsidR="002162D2" w:rsidRDefault="002162D2" w:rsidP="002162D2">
      <w:pPr>
        <w:rPr>
          <w:ins w:id="250" w:author="Microsoft Office User" w:date="2022-10-05T00:28:00Z"/>
        </w:rPr>
      </w:pPr>
      <w:ins w:id="251" w:author="Microsoft Office User" w:date="2022-10-05T00:28:00Z">
        <w:r w:rsidRPr="001352DE">
          <w:rPr>
            <w:b/>
            <w:bCs/>
          </w:rPr>
          <w:t>95% Confidence Intervals widths.</w:t>
        </w:r>
        <w:r w:rsidRPr="001352DE">
          <w:t xml:space="preserve"> The distribution of confidence interval widths demonstrated very strong skew. As such, it was not appropriate to meta-</w:t>
        </w:r>
        <w:r w:rsidRPr="001352DE">
          <w:t xml:space="preserve">analyze the widths or describe their distribution using means or even medians. Instead, I report the Maximum A Posteriori (MAP) estimate </w:t>
        </w:r>
        <w:r w:rsidRPr="001352DE">
          <w:fldChar w:fldCharType="begin"/>
        </w:r>
        <w:r w:rsidRPr="001352DE">
          <w:instrText xml:space="preserve"> ADDIN ZOTERO_ITEM CSL_CITATION {"citationID":"hr0Ia2Rb","properties":{"formattedCitation":"(Makowski et al., 2019)","plainCitation":"(Makowski et al., 2019)","noteIndex":0},"citationItems":[{"id":4223,"uris":["http://zotero.org/users/1687755/items/PL2MZX2L"],"itemData":{"id":4223,"type":"article-journal","abstract":"Makowski et al., (2019). bayestestR: Describing Effects and their Uncertainty, Existence and Significance within the Bayesian Framework. Journal of Open Source Software, 4(40), 1541, https://doi.org/10.21105/joss.01541","container-title":"Journal of Open Source Software","DOI":"10.21105/joss.01541","ISSN":"2475-9066","issue":"40","language":"en","page":"1541","source":"joss.theoj.org","title":"bayestestR: Describing Effects and their Uncertainty, Existence and Significance within the Bayesian Framework","title-short":"bayestestR","volume":"4","author":[{"family":"Makowski","given":"Dominique"},{"family":"Ben-Shachar","given":"Mattan S."},{"family":"Lüdecke","given":"Daniel"}],"issued":{"date-parts":[["2019",8,13]]}}}],"schema":"https://github.com/citation-style-language/schema/raw/master/csl-citation.json"} </w:instrText>
        </w:r>
        <w:r w:rsidRPr="001352DE">
          <w:fldChar w:fldCharType="separate"/>
        </w:r>
        <w:r w:rsidRPr="001352DE">
          <w:t>(Makowski et al., 2019)</w:t>
        </w:r>
        <w:r w:rsidRPr="001352DE">
          <w:fldChar w:fldCharType="end"/>
        </w:r>
        <w:r w:rsidRPr="001352DE">
          <w:t xml:space="preserve">, which represents the most probable value in a distribution of continuous values (i.e., is akin to </w:t>
        </w:r>
        <w:r w:rsidRPr="001352DE">
          <w:lastRenderedPageBreak/>
          <w:t xml:space="preserve">the mode for continuous data). Across all domains and trial types, the most probable value (MAP) for the width of an individual’s </w:t>
        </w:r>
        <w:r w:rsidRPr="001352DE">
          <w:rPr>
            <w:i/>
          </w:rPr>
          <w:t>D</w:t>
        </w:r>
        <w:r w:rsidRPr="001352DE">
          <w:t xml:space="preserve"> score’s 95% Confidence Interval was </w:t>
        </w:r>
        <w:r w:rsidRPr="001352DE">
          <w:rPr>
            <w:i/>
            <w:iCs/>
          </w:rPr>
          <w:t>D</w:t>
        </w:r>
        <w:r w:rsidRPr="001352DE">
          <w:t xml:space="preserve"> = 1.31 (i.e., D score ±0.66). Within domains and trial types, the smallest most p</w:t>
        </w:r>
        <w:r>
          <w:t>robable va</w:t>
        </w:r>
        <w:r w:rsidRPr="001352DE">
          <w:t xml:space="preserve">lue (MAP) was </w:t>
        </w:r>
        <w:r w:rsidRPr="001352DE">
          <w:rPr>
            <w:i/>
            <w:iCs/>
          </w:rPr>
          <w:t>D</w:t>
        </w:r>
        <w:r w:rsidRPr="001352DE">
          <w:t xml:space="preserve"> = 0.75 and the largest was </w:t>
        </w:r>
        <w:r w:rsidRPr="001352DE">
          <w:rPr>
            <w:i/>
            <w:iCs/>
          </w:rPr>
          <w:t>D</w:t>
        </w:r>
        <w:r w:rsidRPr="001352DE">
          <w:t xml:space="preserve"> = 1.35.</w:t>
        </w:r>
      </w:ins>
    </w:p>
    <w:p w14:paraId="7537AEC9" w14:textId="77777777" w:rsidR="002162D2" w:rsidRDefault="002162D2" w:rsidP="002162D2">
      <w:pPr>
        <w:rPr>
          <w:ins w:id="252" w:author="Microsoft Office User" w:date="2022-10-05T00:28:00Z"/>
        </w:rPr>
      </w:pPr>
      <w:ins w:id="253" w:author="Microsoft Office User" w:date="2022-10-05T00:28:00Z">
        <w:r w:rsidRPr="001352DE">
          <w:t xml:space="preserve">Figure 1S in the supplementary materials illustrates the MAP 95% Confidence Interval widths by domain and trial type, and suggests that widths are fairly consistent, but with exceptions. However, these exceptions cannot be diagnosed as a pattern between trial types or the domains being assessed (e.g., both high and low MAP 95% CI widths for different race IRAPs and shapes-colors IRAPs). Luckily, the assessment of the utility of the IRAP </w:t>
        </w:r>
        <w:r w:rsidRPr="001352DE">
          <w:t>data at the individual level does not rely on quantifying the width of confidence intervals directly, but instead on three properties of these intervals. The following sections discuss these each in turn</w:t>
        </w:r>
        <w:r>
          <w:t>.</w:t>
        </w:r>
      </w:ins>
    </w:p>
    <w:p w14:paraId="4794F300" w14:textId="20F14DCE" w:rsidR="000F1F4A" w:rsidRPr="00C9701D" w:rsidDel="00810832" w:rsidRDefault="002162D2">
      <w:pPr>
        <w:ind w:firstLine="0"/>
        <w:rPr>
          <w:moveFrom w:id="254" w:author="Microsoft Office User" w:date="2022-10-05T00:29:00Z"/>
          <w:b/>
          <w:bCs/>
        </w:rPr>
      </w:pPr>
      <w:ins w:id="255" w:author="Microsoft Office User" w:date="2022-10-05T00:28:00Z">
        <w:r w:rsidRPr="00C9701D">
          <w:rPr>
            <w:b/>
            <w:bCs/>
          </w:rPr>
          <w:t>Proportion</w:t>
        </w:r>
        <w:r w:rsidRPr="001352DE">
          <w:rPr>
            <w:b/>
            <w:bCs/>
          </w:rPr>
          <w:t xml:space="preserve"> of non-zero scores.</w:t>
        </w:r>
        <w:r w:rsidRPr="001352DE">
          <w:t xml:space="preserve"> The color of the point estimates and intervals in Figure 1 were determined by whether the interval excludes the zero point. That is, they are colored by whether an IRAP effect was detectable or not. Analyses assessing deviation from the zero point have been used throughout the IRAP literature to date </w:t>
        </w:r>
        <w:r w:rsidRPr="001352DE">
          <w:fldChar w:fldCharType="begin"/>
        </w:r>
        <w:r>
          <w:instrText xml:space="preserve"> ADDIN ZOTERO_ITEM CSL_CITATION {"citationID":"ChdKyJlP","properties":{"formattedCitation":"(e.g., from the first publication to the most recent ones: Barnes-Holmes et al., 2006; Kavanagh et al., 2022)","plainCitation":"(e.g., from the first publication to the most recent ones: Barnes-Holmes et al., 2006; Kavanagh et al., 2022)","noteIndex":0},"citationItems":[{"id":1381,"uris":["http://zotero.org/users/1687755/items/A8CJRWUP"],"itemData":{"id":1381,"type":"article-journal","container-title":"The Irish Psychologist","issue":"7","page":"169–177","source":"Google Scholar","title":"Do you really know what you believe? Developing the Implicit Relational Assessment Procedure (IRAP) as a direct measure of implicit beliefs","title-short":"Do you really know what you believe?","volume":"32","author":[{"family":"Barnes-Holmes","given":"Dermot"},{"family":"Barnes-Holmes","given":"Yvonne"},{"family":"Power","given":"Patricia"},{"family":"Hayden","given":"Eilish"},{"family":"Milne","given":"Rebecca"},{"family":"Stewart","given":"Ian"}],"issued":{"date-parts":[["2006"]]}},"label":"page","prefix":"e.g., from the first publication to the most recent ones:"},{"id":10207,"uris":["http://zotero.org/users/1687755/items/MMAFXVEN"],"itemData":{"id":10207,"type":"article-journal","abstract":"Cognitive perspective-taking research has primarily been conducted under the rubric of theory of mind (ToM), with the core skill believed to involve the correct attribution of mental states to oneself and others as a means of explaining and predicting behavior. Relational frame theory (RFT) has provided a behavioral account of performances on true and false belief protocols by appealing to the three perspective-taking (deictic) relations. The current research sought to investigate the relative strength of cognitive perspective-taking abilities within the context of a false belief vignette and related IRAP. Experiment 1 investigated the impact of block order presentation and vignette stimuli order on IRAP performances. That is, across four conditions, rule order presentations (i.e., vignette consistent vs. vignette inconsistent) and vignette stimuli presentation were manipulated. Results indicated that vignette consistent responding was observed to varying degrees across conditions. To decrease this variability across conditions, Experiment 2 presented a vignette before each block of trials but again the IRAP showed only limited sensitivity to the vignette. The current findings and considerations for future research are discussed in terms of a recently published conceptual analysis of false belief by Kavanagh et al. (2020).","container-title":"The Psychological Record","DOI":"10.1007/s40732-021-00500-y","ISSN":"2163-3452","journalAbbreviation":"Psychol Rec","language":"en","source":"Springer Link","title":"Attempting to Analyze Perspective-Taking with a False Belief Vignette Using the Implicit Relational Assessment Procedure","URL":"https://doi.org/10.1007/s40732-021-00500-y","author":[{"family":"Kavanagh","given":"Deirdre"},{"family":"Barnes-Holmes","given":"Yvonne"},{"family":"Barnes-Holmes","given":"Dermot"}],"accessed":{"date-parts":[["2022",8,17]]},"issued":{"date-parts":[["2022",3,15]]}}}],"schema":"https://github.com/citation-style-language/schema/raw/master/csl-citation.json"} </w:instrText>
        </w:r>
        <w:r w:rsidRPr="001352DE">
          <w:fldChar w:fldCharType="separate"/>
        </w:r>
        <w:r w:rsidRPr="001352DE">
          <w:t>(e.g., from the first publication to the most recent ones: Barnes-Holmes et al., 2006; Kavanagh et al., 2022)</w:t>
        </w:r>
        <w:r w:rsidRPr="001352DE">
          <w:fldChar w:fldCharType="end"/>
        </w:r>
        <w:r w:rsidRPr="001352DE">
          <w:t xml:space="preserve">. On this basis, if the IRAP has utility at the individual level, a </w:t>
        </w:r>
      </w:ins>
      <w:ins w:id="256" w:author="Microsoft Office User" w:date="2022-10-04T22:27:00Z">
        <w:r w:rsidR="00A66421" w:rsidRPr="001352DE">
          <w:t>large proportion of participants’ scores on the IRAP should also be detectably different from the zero point</w:t>
        </w:r>
        <w:r w:rsidR="00A66421">
          <w:t xml:space="preserve"> </w:t>
        </w:r>
      </w:ins>
      <w:r w:rsidR="00DE087A" w:rsidRPr="001352DE">
        <w:t xml:space="preserve">(i.e., there </w:t>
      </w:r>
      <w:moveFromRangeStart w:id="257" w:author="Microsoft Office User" w:date="2022-10-05T00:29:00Z" w:name="move115822177"/>
      <w:moveFrom w:id="258" w:author="Microsoft Office User" w:date="2022-10-05T00:29:00Z">
        <w:r w:rsidR="00DE087A" w:rsidRPr="001352DE" w:rsidDel="00810832">
          <w:t xml:space="preserve">should be detectable </w:t>
        </w:r>
        <w:r w:rsidR="009B10CA" w:rsidRPr="001352DE" w:rsidDel="00810832">
          <w:t>IRAP effects</w:t>
        </w:r>
        <w:r w:rsidR="00DE087A" w:rsidRPr="001352DE" w:rsidDel="00810832">
          <w:t>).</w:t>
        </w:r>
        <w:r w:rsidR="009B10CA" w:rsidRPr="001352DE" w:rsidDel="00810832">
          <w:t xml:space="preserve"> </w:t>
        </w:r>
        <w:r w:rsidR="00A84F8B" w:rsidRPr="001352DE" w:rsidDel="00810832">
          <w:t xml:space="preserve">As can be seen from the plot, </w:t>
        </w:r>
        <w:r w:rsidR="006E37ED" w:rsidRPr="001352DE" w:rsidDel="00810832">
          <w:t xml:space="preserve">based on their confidence intervals </w:t>
        </w:r>
        <w:r w:rsidR="00A84F8B" w:rsidRPr="001352DE" w:rsidDel="00810832">
          <w:t xml:space="preserve">the vast majority of </w:t>
        </w:r>
        <w:r w:rsidR="00A84F8B" w:rsidRPr="001352DE" w:rsidDel="00810832">
          <w:rPr>
            <w:i/>
            <w:iCs/>
          </w:rPr>
          <w:t>D</w:t>
        </w:r>
        <w:r w:rsidR="00A84F8B" w:rsidRPr="001352DE" w:rsidDel="00810832">
          <w:t xml:space="preserve"> scores </w:t>
        </w:r>
        <w:r w:rsidR="00703CD1" w:rsidRPr="001352DE" w:rsidDel="00810832">
          <w:t>were</w:t>
        </w:r>
        <w:r w:rsidR="00A84F8B" w:rsidRPr="001352DE" w:rsidDel="00810832">
          <w:t xml:space="preserve"> not significantly different from zero, and </w:t>
        </w:r>
        <w:r w:rsidR="00EA36F0" w:rsidRPr="001352DE" w:rsidDel="00810832">
          <w:t xml:space="preserve">as such </w:t>
        </w:r>
        <w:r w:rsidR="00A84F8B" w:rsidRPr="001352DE" w:rsidDel="00810832">
          <w:t xml:space="preserve">only a small minority of participants </w:t>
        </w:r>
        <w:r w:rsidR="00AA25C8" w:rsidRPr="001352DE" w:rsidDel="00810832">
          <w:t>could</w:t>
        </w:r>
        <w:r w:rsidR="00A84F8B" w:rsidRPr="001352DE" w:rsidDel="00810832">
          <w:t xml:space="preserve"> be inferred to have demonstrated an IRAP effect </w:t>
        </w:r>
        <w:r w:rsidR="006E37ED" w:rsidRPr="001352DE" w:rsidDel="00810832">
          <w:t>(with</w:t>
        </w:r>
        <w:r w:rsidR="00790C2B" w:rsidRPr="001352DE" w:rsidDel="00810832">
          <w:t xml:space="preserve">in </w:t>
        </w:r>
        <w:r w:rsidR="004E6B0F" w:rsidRPr="001352DE" w:rsidDel="00810832">
          <w:t>a given</w:t>
        </w:r>
        <w:r w:rsidR="00790C2B" w:rsidRPr="001352DE" w:rsidDel="00810832">
          <w:t xml:space="preserve"> domain and trial type</w:t>
        </w:r>
        <w:r w:rsidR="006E37ED" w:rsidRPr="001352DE" w:rsidDel="00810832">
          <w:t>)</w:t>
        </w:r>
        <w:r w:rsidR="00A84F8B" w:rsidRPr="001352DE" w:rsidDel="00810832">
          <w:t xml:space="preserve">. </w:t>
        </w:r>
        <w:r w:rsidR="003004A8" w:rsidRPr="001352DE" w:rsidDel="00810832">
          <w:t xml:space="preserve">Figure </w:t>
        </w:r>
        <w:r w:rsidR="00BB6513" w:rsidRPr="001352DE" w:rsidDel="00810832">
          <w:t xml:space="preserve">2 </w:t>
        </w:r>
        <w:r w:rsidR="0082710E" w:rsidRPr="001352DE" w:rsidDel="00810832">
          <w:t xml:space="preserve">illustrates </w:t>
        </w:r>
        <w:r w:rsidR="003004A8" w:rsidRPr="001352DE" w:rsidDel="00810832">
          <w:t xml:space="preserve">the proportion of </w:t>
        </w:r>
        <w:r w:rsidR="001E0BC1" w:rsidRPr="001352DE" w:rsidDel="00810832">
          <w:t xml:space="preserve">IRAP </w:t>
        </w:r>
        <w:r w:rsidR="001E0BC1" w:rsidRPr="001352DE" w:rsidDel="00810832">
          <w:rPr>
            <w:i/>
            <w:iCs/>
          </w:rPr>
          <w:t>D</w:t>
        </w:r>
        <w:r w:rsidR="001E0BC1" w:rsidRPr="001352DE" w:rsidDel="00810832">
          <w:t xml:space="preserve"> </w:t>
        </w:r>
        <w:r w:rsidR="003004A8" w:rsidRPr="001352DE" w:rsidDel="00810832">
          <w:t xml:space="preserve">scores that excluded the zero point, split by trial type and domain, for both </w:t>
        </w:r>
        <w:r w:rsidR="003004A8" w:rsidRPr="001352DE" w:rsidDel="00810832">
          <w:rPr>
            <w:i/>
            <w:iCs/>
          </w:rPr>
          <w:t>D</w:t>
        </w:r>
        <w:r w:rsidR="003004A8" w:rsidRPr="001352DE" w:rsidDel="00810832">
          <w:t xml:space="preserve"> and PI scores</w:t>
        </w:r>
        <w:r w:rsidR="005A578A" w:rsidRPr="001352DE" w:rsidDel="00810832">
          <w:t>.</w:t>
        </w:r>
      </w:moveFrom>
    </w:p>
    <w:p w14:paraId="6A9FD1FC" w14:textId="6160AF76" w:rsidR="00D5092E" w:rsidRDefault="003F489C">
      <w:pPr>
        <w:ind w:firstLine="0"/>
        <w:pPrChange w:id="259" w:author="Microsoft Office User" w:date="2022-10-05T00:29:00Z">
          <w:pPr/>
        </w:pPrChange>
      </w:pPr>
      <w:moveFrom w:id="260" w:author="Microsoft Office User" w:date="2022-10-05T00:29:00Z">
        <w:r w:rsidRPr="001352DE" w:rsidDel="00810832">
          <w:t>In order to quantify the proportion of individual participants with detectable biases, results were meta-analyzed across trial</w:t>
        </w:r>
        <w:r w:rsidR="00762D6E" w:rsidRPr="001352DE" w:rsidDel="00810832">
          <w:t xml:space="preserve"> </w:t>
        </w:r>
        <w:r w:rsidRPr="001352DE" w:rsidDel="00810832">
          <w:t xml:space="preserve">types, participants, and domains. This </w:t>
        </w:r>
        <w:r w:rsidR="00BB5CF0" w:rsidRPr="001352DE" w:rsidDel="00810832">
          <w:t xml:space="preserve">and all subsequent analyses </w:t>
        </w:r>
        <w:r w:rsidR="00E833DC" w:rsidRPr="001352DE" w:rsidDel="00810832">
          <w:t xml:space="preserve">were implemented </w:t>
        </w:r>
        <w:r w:rsidR="00F159AC" w:rsidRPr="001352DE" w:rsidDel="00810832">
          <w:t xml:space="preserve">as </w:t>
        </w:r>
        <w:r w:rsidR="00527AE4" w:rsidRPr="001352DE" w:rsidDel="00810832">
          <w:t xml:space="preserve">(meta-analytic) </w:t>
        </w:r>
        <w:r w:rsidR="00F159AC" w:rsidRPr="001352DE" w:rsidDel="00810832">
          <w:t xml:space="preserve">linear mixed effects models </w:t>
        </w:r>
        <w:r w:rsidR="00E833DC" w:rsidRPr="001352DE" w:rsidDel="00810832">
          <w:t xml:space="preserve">using </w:t>
        </w:r>
        <w:r w:rsidRPr="001352DE" w:rsidDel="00810832">
          <w:t xml:space="preserve">the R packages lme4 </w:t>
        </w:r>
        <w:r w:rsidR="00FD6504" w:rsidRPr="001352DE" w:rsidDel="00810832">
          <w:fldChar w:fldCharType="begin"/>
        </w:r>
        <w:r w:rsidR="00DE1174" w:rsidRPr="001352DE" w:rsidDel="00810832">
          <w:instrText xml:space="preserve"> ADDIN ZOTERO_ITEM CSL_CITATION {"citationID":"pCzmQtjU","properties":{"formattedCitation":"(Bates et al., 2015)","plainCitation":"(Bates et al., 2015)","noteIndex":0},"citationItems":[{"id":2401,"uris":["http://zotero.org/users/1687755/items/RRNKVPM6"],"itemData":{"id":2401,"type":"article-journal","container-title":"Journal of Statistical Software","DOI":"10.18637/jss.v067.i01","issue":"1","page":"1–48","title":"Fitting Linear Mixed-Effects Models Using lme4","volume":"67","author":[{"family":"Bates","given":"Douglas"},{"family":"Mächler","given":"Martin"},{"family":"Bolker","given":"Ben"},{"family":"Walker","given":"Steve"}],"issued":{"date-parts":[["2015"]]}},"label":"page"}],"schema":"https://github.com/citation-style-language/schema/raw/master/csl-citation.json"} </w:instrText>
        </w:r>
        <w:r w:rsidR="00FD6504" w:rsidRPr="001352DE" w:rsidDel="00810832">
          <w:fldChar w:fldCharType="separate"/>
        </w:r>
        <w:r w:rsidR="00FD6504" w:rsidRPr="001352DE" w:rsidDel="00810832">
          <w:t>(Bates et al., 2015)</w:t>
        </w:r>
        <w:r w:rsidR="00FD6504" w:rsidRPr="001352DE" w:rsidDel="00810832">
          <w:fldChar w:fldCharType="end"/>
        </w:r>
        <w:r w:rsidR="00FD6504" w:rsidRPr="001352DE" w:rsidDel="00810832">
          <w:t xml:space="preserve"> and emmeans </w:t>
        </w:r>
        <w:r w:rsidR="00FD6504" w:rsidRPr="001352DE" w:rsidDel="00810832">
          <w:fldChar w:fldCharType="begin"/>
        </w:r>
        <w:r w:rsidR="00DE1174" w:rsidRPr="001352DE" w:rsidDel="00810832">
          <w:instrText xml:space="preserve"> ADDIN ZOTERO_ITEM CSL_CITATION {"citationID":"vXl3d80d","properties":{"formattedCitation":"(Lenth et al., 2022)","plainCitation":"(Lenth et al., 2022)","noteIndex":0},"citationItems":[{"id":10033,"uris":["http://zotero.org/users/1687755/items/CVXZ573L"],"itemData":{"id":10033,"type":"software","abstract":"Obtain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Means","title-short":"emmeans","URL":"https://CRAN.R-project.org/package=emmeans","version":"1.8.0","author":[{"family":"Lenth","given":"Russell V."},{"family":"Buerkner","given":"Paul"},{"family":"Herve","given":"Maxime"},{"family":"Jung","given":"Maarten"},{"family":"Love","given":"Jonathon"},{"family":"Miguez","given":"Fernando"},{"family":"Riebl","given":"Hannes"},{"family":"Singmann","given":"Henrik"}],"accessed":{"date-parts":[["2022",8,6]]},"issued":{"date-parts":[["2022",8,5]]}}}],"schema":"https://github.com/citation-style-language/schema/raw/master/csl-citation.json"} </w:instrText>
        </w:r>
        <w:r w:rsidR="00FD6504" w:rsidRPr="001352DE" w:rsidDel="00810832">
          <w:fldChar w:fldCharType="separate"/>
        </w:r>
        <w:r w:rsidR="001865F2" w:rsidRPr="001352DE" w:rsidDel="00810832">
          <w:t>(Lenth et al., 2022)</w:t>
        </w:r>
        <w:r w:rsidR="00FD6504" w:rsidRPr="001352DE" w:rsidDel="00810832">
          <w:fldChar w:fldCharType="end"/>
        </w:r>
        <w:r w:rsidR="001865F2" w:rsidRPr="001352DE" w:rsidDel="00810832">
          <w:t>.</w:t>
        </w:r>
        <w:r w:rsidR="00D92586" w:rsidRPr="001352DE" w:rsidDel="00810832">
          <w:t xml:space="preserve"> </w:t>
        </w:r>
        <w:r w:rsidR="008C3BF8" w:rsidRPr="001352DE" w:rsidDel="00810832">
          <w:t>The proportion of scores that differ from zero was calculated for each trial type and domain and used as the dependent variable.</w:t>
        </w:r>
        <w:r w:rsidR="00C37E57" w:rsidRPr="001352DE" w:rsidDel="00810832">
          <w:t xml:space="preserve"> </w:t>
        </w:r>
        <w:r w:rsidR="00AD77F2" w:rsidRPr="001352DE" w:rsidDel="00810832">
          <w:t xml:space="preserve">Because the dependent variable was a probability on a 0-1 scale, it was logit transformed prior to analysis and results were inverse logit transformed for reporting. </w:t>
        </w:r>
        <w:r w:rsidR="00B77A0C" w:rsidRPr="001352DE" w:rsidDel="00810832">
          <w:t xml:space="preserve">Any scores of exactly 0 or 1 were offset by a small </w:t>
        </w:r>
        <w:r w:rsidR="00100B0B" w:rsidRPr="001352DE" w:rsidDel="00810832">
          <w:t>amount (</w:t>
        </w:r>
        <w:r w:rsidR="00FC566D" w:rsidRPr="001352DE" w:rsidDel="00810832">
          <w:t xml:space="preserve">e.g., </w:t>
        </w:r>
        <w:r w:rsidR="00100B0B" w:rsidRPr="001352DE" w:rsidDel="00810832">
          <w:t xml:space="preserve">0.0001) to allow the model to run. </w:t>
        </w:r>
        <w:r w:rsidR="00325D22" w:rsidRPr="001352DE" w:rsidDel="00810832">
          <w:t xml:space="preserve">This ensured that the model returned predictions within the theoretical limits of the dependent variable (i.e., </w:t>
        </w:r>
        <w:r w:rsidR="00D21853" w:rsidRPr="001352DE" w:rsidDel="00810832">
          <w:t xml:space="preserve">probabilities from </w:t>
        </w:r>
        <w:r w:rsidR="00325D22" w:rsidRPr="001352DE" w:rsidDel="00810832">
          <w:t>0</w:t>
        </w:r>
        <w:r w:rsidR="00902B65" w:rsidRPr="001352DE" w:rsidDel="00810832">
          <w:t xml:space="preserve"> to </w:t>
        </w:r>
        <w:r w:rsidR="00325D22" w:rsidRPr="001352DE" w:rsidDel="00810832">
          <w:t xml:space="preserve">1). </w:t>
        </w:r>
        <w:r w:rsidR="00C37E57" w:rsidRPr="001352DE" w:rsidDel="00810832">
          <w:t>The variance of each proportion was estimated via bootstrapping</w:t>
        </w:r>
        <w:r w:rsidR="0022636A" w:rsidRPr="001352DE" w:rsidDel="00810832">
          <w:t xml:space="preserve"> using the same method as the intervals on IRAP </w:t>
        </w:r>
        <w:r w:rsidR="0022636A" w:rsidRPr="001352DE" w:rsidDel="00810832">
          <w:rPr>
            <w:i/>
            <w:iCs/>
          </w:rPr>
          <w:t>D</w:t>
        </w:r>
        <w:r w:rsidR="0022636A" w:rsidRPr="001352DE" w:rsidDel="00810832">
          <w:t xml:space="preserve"> scores</w:t>
        </w:r>
        <w:r w:rsidR="005E358D" w:rsidRPr="001352DE" w:rsidDel="00810832">
          <w:t xml:space="preserve">. </w:t>
        </w:r>
        <w:r w:rsidR="00CD14BD" w:rsidRPr="001352DE" w:rsidDel="00810832">
          <w:t xml:space="preserve">Any variances of zero were offset by a very small amount (e.g., 0.0001) to allow the model to run. </w:t>
        </w:r>
        <w:r w:rsidR="005E358D" w:rsidRPr="001352DE" w:rsidDel="00810832">
          <w:t>Following routine practice</w:t>
        </w:r>
        <w:r w:rsidR="009348CE" w:rsidRPr="001352DE" w:rsidDel="00810832">
          <w:t xml:space="preserve"> in meta-analysis</w:t>
        </w:r>
        <w:r w:rsidR="005E358D" w:rsidRPr="001352DE" w:rsidDel="00810832">
          <w:t xml:space="preserve">, inverse variance was used </w:t>
        </w:r>
        <w:r w:rsidR="0047303E" w:rsidDel="00810832">
          <w:t xml:space="preserve">as weights </w:t>
        </w:r>
        <w:r w:rsidR="005E358D" w:rsidRPr="001352DE" w:rsidDel="00810832">
          <w:t>in the meta-analytic model</w:t>
        </w:r>
        <w:r w:rsidR="009348CE" w:rsidRPr="001352DE" w:rsidDel="00810832">
          <w:t xml:space="preserve"> </w:t>
        </w:r>
        <w:r w:rsidR="009348CE" w:rsidRPr="001352DE" w:rsidDel="00810832">
          <w:fldChar w:fldCharType="begin"/>
        </w:r>
        <w:r w:rsidR="00DE1174" w:rsidRPr="001352DE" w:rsidDel="00810832">
          <w:instrText xml:space="preserve"> ADDIN ZOTERO_ITEM CSL_CITATION {"citationID":"LonGOHCA","properties":{"formattedCitation":"(e.g., Viechtbauer, 2022)","plainCitation":"(e.g., Viechtbauer, 2022)","noteIndex":0},"citationItems":[{"id":10032,"uris":["http://zotero.org/users/1687755/items/TSXL3H9U"],"itemData":{"id":10032,"type":"webpage","title":"A Comparison of the rma() and the lm(), lme(), and lmer() Functions","URL":"https://www.metafor-project.org/doku.php/tips:rma_vs_lm_lme_lmer","author":[{"family":"Viechtbauer","given":"Wolfgang"}],"accessed":{"date-parts":[["2022",8,6]]},"issued":{"date-parts":[["2022"]]}},"label":"page","prefix":"e.g., "}],"schema":"https://github.com/citation-style-language/schema/raw/master/csl-citation.json"} </w:instrText>
        </w:r>
        <w:r w:rsidR="009348CE" w:rsidRPr="001352DE" w:rsidDel="00810832">
          <w:fldChar w:fldCharType="separate"/>
        </w:r>
        <w:r w:rsidR="009348CE" w:rsidRPr="001352DE" w:rsidDel="00810832">
          <w:t>(e.g., Viechtbauer, 2022)</w:t>
        </w:r>
        <w:r w:rsidR="009348CE" w:rsidRPr="001352DE" w:rsidDel="00810832">
          <w:fldChar w:fldCharType="end"/>
        </w:r>
        <w:r w:rsidR="005E358D" w:rsidRPr="001352DE" w:rsidDel="00810832">
          <w:t xml:space="preserve">. </w:t>
        </w:r>
        <w:r w:rsidR="00B26388" w:rsidRPr="001352DE" w:rsidDel="00810832">
          <w:t>The model’s random effect was specified as trial types nested within domains, to reflect the nested nature of the way the data is generated by the IRAP (i.e., there are multiple domains, and within each domain there are four trial types). Finally, the scoring method (</w:t>
        </w:r>
        <w:r w:rsidR="00B26388" w:rsidRPr="001352DE" w:rsidDel="00810832">
          <w:rPr>
            <w:i/>
            <w:iCs/>
          </w:rPr>
          <w:t>D</w:t>
        </w:r>
        <w:r w:rsidR="00B26388" w:rsidRPr="001352DE" w:rsidDel="00810832">
          <w:t xml:space="preserve"> vs PI scores) was entered as a fixed effect. Only the estimate for </w:t>
        </w:r>
        <w:r w:rsidR="00B26388" w:rsidRPr="001352DE" w:rsidDel="00810832">
          <w:rPr>
            <w:i/>
            <w:iCs/>
          </w:rPr>
          <w:t>D</w:t>
        </w:r>
        <w:r w:rsidR="00B26388" w:rsidRPr="001352DE" w:rsidDel="00810832">
          <w:t xml:space="preserve"> scores is interpreted in this section; the comparison between </w:t>
        </w:r>
        <w:r w:rsidR="00B26388" w:rsidRPr="001352DE" w:rsidDel="00810832">
          <w:rPr>
            <w:i/>
            <w:iCs/>
          </w:rPr>
          <w:t>D</w:t>
        </w:r>
        <w:r w:rsidR="00B26388" w:rsidRPr="001352DE" w:rsidDel="00810832">
          <w:t xml:space="preserve"> and PI scores within this model is returned </w:t>
        </w:r>
      </w:moveFrom>
      <w:moveFromRangeEnd w:id="257"/>
    </w:p>
    <w:p w14:paraId="323F53EE" w14:textId="77777777" w:rsidR="00D5092E" w:rsidRDefault="00D5092E" w:rsidP="00D5092E">
      <w:pPr>
        <w:ind w:firstLine="0"/>
        <w:sectPr w:rsidR="00D5092E" w:rsidSect="008217D5">
          <w:type w:val="continuous"/>
          <w:pgSz w:w="11900" w:h="16840"/>
          <w:pgMar w:top="1440" w:right="1440" w:bottom="1440" w:left="1440" w:header="720" w:footer="720" w:gutter="0"/>
          <w:cols w:num="2" w:space="414"/>
          <w:titlePg/>
          <w:docGrid w:linePitch="360"/>
        </w:sectPr>
      </w:pPr>
    </w:p>
    <w:p w14:paraId="3E7DD6F7" w14:textId="224E6BAD" w:rsidR="00D5092E" w:rsidDel="00EE5B5F" w:rsidRDefault="00D5092E" w:rsidP="00D5092E">
      <w:pPr>
        <w:ind w:firstLine="0"/>
        <w:rPr>
          <w:del w:id="261" w:author="Microsoft Office User" w:date="2022-10-05T00:47:00Z"/>
        </w:rPr>
      </w:pPr>
      <w:del w:id="262" w:author="Microsoft Office User" w:date="2022-10-05T00:47:00Z">
        <w:r w:rsidRPr="001352DE" w:rsidDel="00EE5B5F">
          <w:rPr>
            <w:noProof/>
          </w:rPr>
          <w:drawing>
            <wp:inline distT="0" distB="0" distL="0" distR="0" wp14:anchorId="2B84A948" wp14:editId="358583BF">
              <wp:extent cx="5727700" cy="50117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27700" cy="5011738"/>
                      </a:xfrm>
                      <a:prstGeom prst="rect">
                        <a:avLst/>
                      </a:prstGeom>
                    </pic:spPr>
                  </pic:pic>
                </a:graphicData>
              </a:graphic>
            </wp:inline>
          </w:drawing>
        </w:r>
      </w:del>
    </w:p>
    <w:p w14:paraId="691EE3F4" w14:textId="0E16D061" w:rsidR="00D5092E" w:rsidRDefault="00D5092E" w:rsidP="00EE5B5F">
      <w:pPr>
        <w:ind w:firstLine="0"/>
        <w:rPr>
          <w:ins w:id="263" w:author="Microsoft Office User" w:date="2022-10-05T00:47:00Z"/>
        </w:rPr>
      </w:pPr>
      <w:r w:rsidRPr="00883912">
        <w:rPr>
          <w:b/>
          <w:bCs/>
        </w:rPr>
        <w:t>Figure 3.</w:t>
      </w:r>
      <w:r w:rsidRPr="00F109B0">
        <w:t xml:space="preserve"> Proportion of IRAP </w:t>
      </w:r>
      <w:r w:rsidRPr="00D2089B">
        <w:rPr>
          <w:i/>
          <w:iCs/>
          <w:rPrChange w:id="264" w:author="Microsoft Office User" w:date="2022-10-04T21:30:00Z">
            <w:rPr/>
          </w:rPrChange>
        </w:rPr>
        <w:t>D</w:t>
      </w:r>
      <w:r w:rsidRPr="00F109B0">
        <w:t xml:space="preserve"> and PI scores that can be discriminated from one another within each domain and trial type</w:t>
      </w:r>
    </w:p>
    <w:p w14:paraId="1C44C0F4" w14:textId="14AB0E76" w:rsidR="00EE5B5F" w:rsidRDefault="00EE5B5F" w:rsidP="00EE5B5F">
      <w:pPr>
        <w:ind w:firstLine="0"/>
        <w:rPr>
          <w:ins w:id="265" w:author="Microsoft Office User" w:date="2022-10-05T00:47:00Z"/>
        </w:rPr>
      </w:pPr>
    </w:p>
    <w:p w14:paraId="015672BA" w14:textId="0C2D96C4" w:rsidR="00EE5B5F" w:rsidRPr="00F109B0" w:rsidRDefault="00EE5B5F">
      <w:pPr>
        <w:ind w:firstLine="0"/>
        <w:pPrChange w:id="266" w:author="Microsoft Office User" w:date="2022-10-05T00:47:00Z">
          <w:pPr>
            <w:pStyle w:val="TableFigure"/>
          </w:pPr>
        </w:pPrChange>
      </w:pPr>
      <w:ins w:id="267" w:author="Microsoft Office User" w:date="2022-10-05T00:47:00Z">
        <w:r>
          <w:rPr>
            <w:noProof/>
          </w:rPr>
          <w:drawing>
            <wp:inline distT="0" distB="0" distL="0" distR="0" wp14:anchorId="4BFD83DE" wp14:editId="7EDD92A7">
              <wp:extent cx="5727700" cy="5012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727700" cy="5012055"/>
                      </a:xfrm>
                      <a:prstGeom prst="rect">
                        <a:avLst/>
                      </a:prstGeom>
                    </pic:spPr>
                  </pic:pic>
                </a:graphicData>
              </a:graphic>
            </wp:inline>
          </w:drawing>
        </w:r>
      </w:ins>
    </w:p>
    <w:p w14:paraId="685D94B5" w14:textId="77777777" w:rsidR="00D5092E" w:rsidRDefault="00D5092E" w:rsidP="00D5092E">
      <w:pPr>
        <w:ind w:firstLine="0"/>
      </w:pPr>
    </w:p>
    <w:p w14:paraId="016C4929" w14:textId="77777777" w:rsidR="00D5092E" w:rsidRDefault="00D5092E" w:rsidP="00D5092E">
      <w:pPr>
        <w:ind w:firstLine="0"/>
      </w:pPr>
    </w:p>
    <w:p w14:paraId="4283A77B" w14:textId="77777777" w:rsidR="00D5092E" w:rsidRDefault="00D5092E" w:rsidP="00D5092E">
      <w:pPr>
        <w:ind w:firstLine="0"/>
        <w:sectPr w:rsidR="00D5092E" w:rsidSect="00D5092E">
          <w:type w:val="continuous"/>
          <w:pgSz w:w="11900" w:h="16840"/>
          <w:pgMar w:top="1440" w:right="1440" w:bottom="1440" w:left="1440" w:header="720" w:footer="720" w:gutter="0"/>
          <w:cols w:space="414"/>
          <w:titlePg/>
          <w:docGrid w:linePitch="360"/>
        </w:sectPr>
      </w:pPr>
    </w:p>
    <w:p w14:paraId="194A8E3D" w14:textId="77777777" w:rsidR="00810832" w:rsidRPr="00C9701D" w:rsidRDefault="00810832" w:rsidP="00810832">
      <w:pPr>
        <w:ind w:firstLine="0"/>
        <w:rPr>
          <w:moveTo w:id="268" w:author="Microsoft Office User" w:date="2022-10-05T00:29:00Z"/>
          <w:b/>
          <w:bCs/>
        </w:rPr>
      </w:pPr>
      <w:moveToRangeStart w:id="269" w:author="Microsoft Office User" w:date="2022-10-05T00:29:00Z" w:name="move115822177"/>
      <w:moveTo w:id="270" w:author="Microsoft Office User" w:date="2022-10-05T00:29:00Z">
        <w:r w:rsidRPr="001352DE">
          <w:t xml:space="preserve">should be detectable IRAP effects). As can be seen from the plot, based on their confidence intervals the vast majority of </w:t>
        </w:r>
        <w:r w:rsidRPr="001352DE">
          <w:rPr>
            <w:i/>
            <w:iCs/>
          </w:rPr>
          <w:t>D</w:t>
        </w:r>
        <w:r w:rsidRPr="001352DE">
          <w:t xml:space="preserve"> scores were not significantly </w:t>
        </w:r>
        <w:r w:rsidRPr="001352DE">
          <w:t xml:space="preserve">different from zero, and as such only a small minority of participants could be inferred to have demonstrated an IRAP effect (within a given domain </w:t>
        </w:r>
        <w:r w:rsidRPr="001352DE">
          <w:lastRenderedPageBreak/>
          <w:t xml:space="preserve">and trial type). Figure 2 illustrates the proportion of IRAP </w:t>
        </w:r>
        <w:r w:rsidRPr="001352DE">
          <w:rPr>
            <w:i/>
            <w:iCs/>
          </w:rPr>
          <w:t>D</w:t>
        </w:r>
        <w:r w:rsidRPr="001352DE">
          <w:t xml:space="preserve"> scores that excluded the zero point, split by trial type and domain, for both </w:t>
        </w:r>
        <w:r w:rsidRPr="001352DE">
          <w:rPr>
            <w:i/>
            <w:iCs/>
          </w:rPr>
          <w:t>D</w:t>
        </w:r>
        <w:r w:rsidRPr="001352DE">
          <w:t xml:space="preserve"> and PI scores.</w:t>
        </w:r>
      </w:moveTo>
    </w:p>
    <w:p w14:paraId="5C3F78A6" w14:textId="37D2FF89" w:rsidR="00810832" w:rsidDel="00810832" w:rsidRDefault="00810832">
      <w:pPr>
        <w:rPr>
          <w:del w:id="271" w:author="Microsoft Office User" w:date="2022-10-05T00:29:00Z"/>
          <w:moveTo w:id="272" w:author="Microsoft Office User" w:date="2022-10-05T00:29:00Z"/>
        </w:rPr>
      </w:pPr>
      <w:moveTo w:id="273" w:author="Microsoft Office User" w:date="2022-10-05T00:29:00Z">
        <w:r w:rsidRPr="001352DE">
          <w:t xml:space="preserve">In order to quantify the proportion of individual participants with detectable biases, results were meta-analyzed across trial types, participants, and domains. This and all subsequent analyses were implemented as (meta-analytic) linear mixed effects models using the R packages lme4 </w:t>
        </w:r>
        <w:r w:rsidRPr="001352DE">
          <w:fldChar w:fldCharType="begin"/>
        </w:r>
        <w:r w:rsidRPr="001352DE">
          <w:instrText xml:space="preserve"> ADDIN ZOTERO_ITEM CSL_CITATION {"citationID":"pCzmQtjU","properties":{"formattedCitation":"(Bates et al., 2015)","plainCitation":"(Bates et al., 2015)","noteIndex":0},"citationItems":[{"id":2401,"uris":["http://zotero.org/users/1687755/items/RRNKVPM6"],"itemData":{"id":2401,"type":"article-journal","container-title":"Journal of Statistical Software","DOI":"10.18637/jss.v067.i01","issue":"1","page":"1–48","title":"Fitting Linear Mixed-Effects Models Using lme4","volume":"67","author":[{"family":"Bates","given":"Douglas"},{"family":"Mächler","given":"Martin"},{"family":"Bolker","given":"Ben"},{"family":"Walker","given":"Steve"}],"issued":{"date-parts":[["2015"]]}},"label":"page"}],"schema":"https://github.com/citation-style-language/schema/raw/master/csl-citation.json"} </w:instrText>
        </w:r>
        <w:r w:rsidRPr="001352DE">
          <w:fldChar w:fldCharType="separate"/>
        </w:r>
        <w:r w:rsidRPr="001352DE">
          <w:t>(Bates et al., 2015)</w:t>
        </w:r>
        <w:r w:rsidRPr="001352DE">
          <w:fldChar w:fldCharType="end"/>
        </w:r>
        <w:r w:rsidRPr="001352DE">
          <w:t xml:space="preserve"> and </w:t>
        </w:r>
        <w:proofErr w:type="spellStart"/>
        <w:r w:rsidRPr="001352DE">
          <w:t>emmeans</w:t>
        </w:r>
        <w:proofErr w:type="spellEnd"/>
        <w:r w:rsidRPr="001352DE">
          <w:t xml:space="preserve"> </w:t>
        </w:r>
        <w:r w:rsidRPr="001352DE">
          <w:fldChar w:fldCharType="begin"/>
        </w:r>
        <w:r w:rsidRPr="001352DE">
          <w:instrText xml:space="preserve"> ADDIN ZOTERO_ITEM CSL_CITATION {"citationID":"vXl3d80d","properties":{"formattedCitation":"(Lenth et al., 2022)","plainCitation":"(Lenth et al., 2022)","noteIndex":0},"citationItems":[{"id":10033,"uris":["http://zotero.org/users/1687755/items/CVXZ573L"],"itemData":{"id":10033,"type":"software","abstract":"Obtain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Means","title-short":"emmeans","URL":"https://CRAN.R-project.org/package=emmeans","version":"1.8.0","author":[{"family":"Lenth","given":"Russell V."},{"family":"Buerkner","given":"Paul"},{"family":"Herve","given":"Maxime"},{"family":"Jung","given":"Maarten"},{"family":"Love","given":"Jonathon"},{"family":"Miguez","given":"Fernando"},{"family":"Riebl","given":"Hannes"},{"family":"Singmann","given":"Henrik"}],"accessed":{"date-parts":[["2022",8,6]]},"issued":{"date-parts":[["2022",8,5]]}}}],"schema":"https://github.com/citation-style-language/schema/raw/master/csl-citation.json"} </w:instrText>
        </w:r>
        <w:r w:rsidRPr="001352DE">
          <w:fldChar w:fldCharType="separate"/>
        </w:r>
        <w:r w:rsidRPr="001352DE">
          <w:t>(</w:t>
        </w:r>
        <w:proofErr w:type="spellStart"/>
        <w:r w:rsidRPr="001352DE">
          <w:t>Lenth</w:t>
        </w:r>
        <w:proofErr w:type="spellEnd"/>
        <w:r w:rsidRPr="001352DE">
          <w:t xml:space="preserve"> et al., 2022)</w:t>
        </w:r>
        <w:r w:rsidRPr="001352DE">
          <w:fldChar w:fldCharType="end"/>
        </w:r>
        <w:r w:rsidRPr="001352DE">
          <w:t xml:space="preserve">. The proportion of scores that differ from zero was calculated for each trial type and domain and used as the dependent variable. Because the dependent variable was a probability on a 0-1 scale, it was logit transformed prior to analysis and results were inverse logit transformed for reporting. Any scores of exactly 0 or 1 were offset by a small amount (e.g., 0.0001) to allow the model to run. This </w:t>
        </w:r>
        <w:r w:rsidRPr="001352DE">
          <w:t xml:space="preserve">ensured that the model returned predictions within the theoretical limits of the dependent variable (i.e., probabilities from 0 to 1). The variance of each proportion was estimated via bootstrapping using the same method as the intervals on IRAP </w:t>
        </w:r>
        <w:r w:rsidRPr="001352DE">
          <w:rPr>
            <w:i/>
            <w:iCs/>
          </w:rPr>
          <w:t>D</w:t>
        </w:r>
        <w:r w:rsidRPr="001352DE">
          <w:t xml:space="preserve"> scores. Any variances of zero were offset by a very small amount (e.g., 0.0001) to allow the model to run. Following routine practice in meta-analysis, inverse variance was used </w:t>
        </w:r>
        <w:r>
          <w:t xml:space="preserve">as weights </w:t>
        </w:r>
        <w:r w:rsidRPr="001352DE">
          <w:t xml:space="preserve">in the meta-analytic model </w:t>
        </w:r>
        <w:r w:rsidRPr="001352DE">
          <w:fldChar w:fldCharType="begin"/>
        </w:r>
        <w:r w:rsidRPr="001352DE">
          <w:instrText xml:space="preserve"> ADDIN ZOTERO_ITEM CSL_CITATION {"citationID":"LonGOHCA","properties":{"formattedCitation":"(e.g., Viechtbauer, 2022)","plainCitation":"(e.g., Viechtbauer, 2022)","noteIndex":0},"citationItems":[{"id":10032,"uris":["http://zotero.org/users/1687755/items/TSXL3H9U"],"itemData":{"id":10032,"type":"webpage","title":"A Comparison of the rma() and the lm(), lme(), and lmer() Functions","URL":"https://www.metafor-project.org/doku.php/tips:rma_vs_lm_lme_lmer","author":[{"family":"Viechtbauer","given":"Wolfgang"}],"accessed":{"date-parts":[["2022",8,6]]},"issued":{"date-parts":[["2022"]]}},"label":"page","prefix":"e.g., "}],"schema":"https://github.com/citation-style-language/schema/raw/master/csl-citation.json"} </w:instrText>
        </w:r>
        <w:r w:rsidRPr="001352DE">
          <w:fldChar w:fldCharType="separate"/>
        </w:r>
        <w:r w:rsidRPr="001352DE">
          <w:t>(e.g., Viechtbauer, 2022)</w:t>
        </w:r>
        <w:r w:rsidRPr="001352DE">
          <w:fldChar w:fldCharType="end"/>
        </w:r>
        <w:r w:rsidRPr="001352DE">
          <w:t>. The model’s random effect was specified as trial types nested within domains, to reflect the nested nature of the way the data is generated by the IRAP (i.e., there are multiple domains, and within each domain there are four trial types). Finally, the scoring method (</w:t>
        </w:r>
        <w:r w:rsidRPr="001352DE">
          <w:rPr>
            <w:i/>
            <w:iCs/>
          </w:rPr>
          <w:t>D</w:t>
        </w:r>
        <w:r w:rsidRPr="001352DE">
          <w:t xml:space="preserve"> vs PI scores) was entered as a fixed effect. Only the estimate for </w:t>
        </w:r>
        <w:r w:rsidRPr="001352DE">
          <w:rPr>
            <w:i/>
            <w:iCs/>
          </w:rPr>
          <w:t>D</w:t>
        </w:r>
        <w:r w:rsidRPr="001352DE">
          <w:t xml:space="preserve"> </w:t>
        </w:r>
        <w:del w:id="274" w:author="Microsoft Office User" w:date="2022-10-05T00:29:00Z">
          <w:r w:rsidRPr="001352DE" w:rsidDel="00810832">
            <w:delText xml:space="preserve">scores is interpreted in this section; the comparison between </w:delText>
          </w:r>
          <w:r w:rsidRPr="001352DE" w:rsidDel="00810832">
            <w:rPr>
              <w:i/>
              <w:iCs/>
            </w:rPr>
            <w:delText>D</w:delText>
          </w:r>
          <w:r w:rsidRPr="001352DE" w:rsidDel="00810832">
            <w:delText xml:space="preserve"> and PI scores within this model is returned </w:delText>
          </w:r>
        </w:del>
      </w:moveTo>
    </w:p>
    <w:moveToRangeEnd w:id="269"/>
    <w:p w14:paraId="585747CD" w14:textId="0DD38866" w:rsidR="00B26388" w:rsidRPr="001352DE" w:rsidRDefault="00B26388">
      <w:pPr>
        <w:pPrChange w:id="275" w:author="Microsoft Office User" w:date="2022-10-05T00:29:00Z">
          <w:pPr>
            <w:ind w:firstLine="0"/>
          </w:pPr>
        </w:pPrChange>
      </w:pPr>
      <w:del w:id="276" w:author="Microsoft Office User" w:date="2022-10-05T00:29:00Z">
        <w:r w:rsidRPr="001352DE" w:rsidDel="00810832">
          <w:delText>to later on.</w:delText>
        </w:r>
        <w:r w:rsidR="00E43BAD" w:rsidRPr="001352DE" w:rsidDel="00810832">
          <w:delText xml:space="preserve"> Full results of this and all models can be found in the supplementary materials.</w:delText>
        </w:r>
        <w:r w:rsidR="00E10567" w:rsidRPr="001352DE" w:rsidDel="00810832">
          <w:delText xml:space="preserve"> </w:delText>
        </w:r>
        <w:r w:rsidR="005A15A5" w:rsidRPr="001352DE" w:rsidDel="00810832">
          <w:delText xml:space="preserve">This and all subsequent models return point estimates and 95% Confidence Intervals (CI), and also a 95% Prediction Interval </w:delText>
        </w:r>
        <w:r w:rsidR="003B4EC7" w:rsidRPr="001352DE" w:rsidDel="00810832">
          <w:fldChar w:fldCharType="begin"/>
        </w:r>
        <w:r w:rsidR="00DE1174" w:rsidRPr="001352DE" w:rsidDel="00810832">
          <w:delInstrText xml:space="preserve"> ADDIN ZOTERO_ITEM CSL_CITATION {"citationID":"kYaKFMdT","properties":{"formattedCitation":"(PI; using the nomenclature for this interval employed by the metafor R package: Viechtbauer, 2010)","plainCitation":"(PI; using the nomenclature for this interval employed by the metafor R package: Viechtbauer, 2010)","noteIndex":0},"citationItems":[{"id":424,"uris":["http://zotero.org/users/1687755/items/H4RMVYAU"],"itemData":{"id":424,"type":"article-journal","abstract":"The metafor package provides functions for conducting meta-analyses in R. The package includes functions for </w:delInstrText>
        </w:r>
        <w:r w:rsidR="00DE1174" w:rsidRPr="001352DE" w:rsidDel="00810832">
          <w:rPr>
            <w:rFonts w:ascii="Times New Roman" w:hAnsi="Times New Roman" w:cs="Times New Roman"/>
          </w:rPr>
          <w:delInstrText>ﬁ</w:delInstrText>
        </w:r>
        <w:r w:rsidR="00DE1174" w:rsidRPr="001352DE" w:rsidDel="00810832">
          <w:delInstrText xml:space="preserve">tting the meta-analytic </w:delInstrText>
        </w:r>
        <w:r w:rsidR="00DE1174" w:rsidRPr="001352DE" w:rsidDel="00810832">
          <w:rPr>
            <w:rFonts w:ascii="Times New Roman" w:hAnsi="Times New Roman" w:cs="Times New Roman"/>
          </w:rPr>
          <w:delInstrText>ﬁ</w:delInstrText>
        </w:r>
        <w:r w:rsidR="00DE1174" w:rsidRPr="001352DE" w:rsidDel="00810832">
          <w:delInstrText>xed- and random-e</w:delInstrText>
        </w:r>
        <w:r w:rsidR="00DE1174" w:rsidRPr="001352DE" w:rsidDel="00810832">
          <w:rPr>
            <w:rFonts w:ascii="Times New Roman" w:hAnsi="Times New Roman" w:cs="Times New Roman"/>
          </w:rPr>
          <w:delInstrText>ﬀ</w:delInstrText>
        </w:r>
        <w:r w:rsidR="00DE1174" w:rsidRPr="001352DE" w:rsidDel="00810832">
          <w:delInstrText xml:space="preserve">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delInstrText>
        </w:r>
        <w:r w:rsidR="00DE1174" w:rsidRPr="001352DE" w:rsidDel="00810832">
          <w:rPr>
            <w:rFonts w:ascii="Cambria" w:hAnsi="Cambria" w:cs="Cambria"/>
          </w:rPr>
          <w:delInstrText>×</w:delInstrText>
        </w:r>
        <w:r w:rsidR="00DE1174" w:rsidRPr="001352DE" w:rsidDel="00810832">
          <w:delInstrText xml:space="preserve"> 2 table data are also available. Finally, the package provides various plot functions (for example, for forest, funnel, and radial plots) and functions for assessing the model </w:delInstrText>
        </w:r>
        <w:r w:rsidR="00DE1174" w:rsidRPr="001352DE" w:rsidDel="00810832">
          <w:rPr>
            <w:rFonts w:ascii="Times New Roman" w:hAnsi="Times New Roman" w:cs="Times New Roman"/>
          </w:rPr>
          <w:delInstrText>ﬁ</w:delInstrText>
        </w:r>
        <w:r w:rsidR="00DE1174" w:rsidRPr="001352DE" w:rsidDel="00810832">
          <w:delInstrText xml:space="preserve">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Package","URL":"http://www.jstatsoft.org/v36/i03/","volume":"36","author":[{"family":"Viechtbauer","given":"Wolfgang"}],"accessed":{"date-parts":[["2018",7,17]]},"issued":{"date-parts":[["2010"]]}},"label":"page","prefix":"PI; using the nomenclature for this interval employed by the metafor R package: "}],"schema":"https://github.com/citation-style-language/schema/raw/master/csl-citation.json"} </w:delInstrText>
        </w:r>
        <w:r w:rsidR="003B4EC7" w:rsidRPr="001352DE" w:rsidDel="00810832">
          <w:fldChar w:fldCharType="separate"/>
        </w:r>
        <w:r w:rsidR="003B4EC7" w:rsidRPr="001352DE" w:rsidDel="00810832">
          <w:delText>(PI; using the nomenclature for this interval employed by the metafor R package: Viechtbauer, 2010)</w:delText>
        </w:r>
        <w:r w:rsidR="003B4EC7" w:rsidRPr="001352DE" w:rsidDel="00810832">
          <w:fldChar w:fldCharType="end"/>
        </w:r>
        <w:r w:rsidR="005A15A5" w:rsidRPr="001352DE" w:rsidDel="00810832">
          <w:delText xml:space="preserve">. Whereas confidence intervals represent a long run probability of the true </w:delText>
        </w:r>
        <w:r w:rsidR="00AC249D" w:rsidRPr="001352DE" w:rsidDel="00810832">
          <w:delText xml:space="preserve">(i.e., data generating) </w:delText>
        </w:r>
        <w:r w:rsidR="00322A60" w:rsidRPr="001352DE" w:rsidDel="00810832">
          <w:delText>value</w:delText>
        </w:r>
        <w:r w:rsidR="005A15A5" w:rsidRPr="001352DE" w:rsidDel="00810832">
          <w:delText xml:space="preserve">, prediction intervals </w:delText>
        </w:r>
        <w:r w:rsidR="00B82F91" w:rsidRPr="001352DE" w:rsidDel="00810832">
          <w:delText xml:space="preserve">instead </w:delText>
        </w:r>
        <w:r w:rsidR="00E609BE" w:rsidRPr="001352DE" w:rsidDel="00810832">
          <w:delText xml:space="preserve">represent the long run probability of the </w:delText>
        </w:r>
        <w:r w:rsidR="00CD654D" w:rsidRPr="001352DE" w:rsidDel="00810832">
          <w:delText>point estimates that are likely to be observed given the observed heterogeneity in the random effect</w:delText>
        </w:r>
        <w:r w:rsidR="00D97593" w:rsidRPr="001352DE" w:rsidDel="00810832">
          <w:delText xml:space="preserve">, and are </w:delText>
        </w:r>
        <w:r w:rsidR="00D0049C" w:rsidRPr="001352DE" w:rsidDel="00810832">
          <w:delText xml:space="preserve">used </w:delText>
        </w:r>
        <w:r w:rsidR="00D97593" w:rsidRPr="001352DE" w:rsidDel="00810832">
          <w:delText>in meta-analyses in order to quantify the impact of heterogeneity on results.</w:delText>
        </w:r>
        <w:r w:rsidR="00CD654D" w:rsidRPr="001352DE" w:rsidDel="00810832">
          <w:delText xml:space="preserve"> </w:delText>
        </w:r>
        <w:r w:rsidR="003F127F" w:rsidRPr="001352DE" w:rsidDel="00810832">
          <w:delText xml:space="preserve">They are sometimes referred to as Credibility Intervals, but this term can be confused with </w:delText>
        </w:r>
        <w:r w:rsidR="002A3C8B" w:rsidRPr="001352DE" w:rsidDel="00810832">
          <w:delText xml:space="preserve">the </w:delText>
        </w:r>
        <w:r w:rsidR="003F127F" w:rsidRPr="001352DE" w:rsidDel="00810832">
          <w:delText xml:space="preserve">Bayesian </w:delText>
        </w:r>
        <w:r w:rsidR="002A3C8B" w:rsidRPr="001352DE" w:rsidDel="00810832">
          <w:delText xml:space="preserve">analogue to Confidence </w:delText>
        </w:r>
        <w:r w:rsidR="003F127F" w:rsidRPr="001352DE" w:rsidDel="00810832">
          <w:delText xml:space="preserve">Intervals so I avoid it here. </w:delText>
        </w:r>
        <w:r w:rsidR="00CD654D" w:rsidRPr="001352DE" w:rsidDel="00810832">
          <w:delText>These have utility within the current analyses</w:delText>
        </w:r>
        <w:r w:rsidR="00A91C45" w:rsidRPr="001352DE" w:rsidDel="00810832">
          <w:delText xml:space="preserve"> given that there is </w:delText>
        </w:r>
        <w:r w:rsidR="00EE049B" w:rsidRPr="001352DE" w:rsidDel="00810832">
          <w:delText>heterogeneity in the proportion of participants that demonstrate non-zero IRAP effects between trial types and domains</w:delText>
        </w:r>
        <w:r w:rsidR="00A91C45" w:rsidRPr="001352DE" w:rsidDel="00810832">
          <w:delText xml:space="preserve"> (see Figure 2).</w:delText>
        </w:r>
        <w:r w:rsidR="00EE049B" w:rsidRPr="001352DE" w:rsidDel="00810832">
          <w:delText xml:space="preserve"> </w:delText>
        </w:r>
        <w:r w:rsidR="00A91C45" w:rsidRPr="001352DE" w:rsidDel="00810832">
          <w:delText>P</w:delText>
        </w:r>
        <w:r w:rsidR="00EE049B" w:rsidRPr="001352DE" w:rsidDel="00810832">
          <w:delText xml:space="preserve">rediction intervals allow us to quantify this variation among the observed </w:delText>
        </w:r>
        <w:r w:rsidR="00EA02AC" w:rsidRPr="001352DE" w:rsidDel="00810832">
          <w:delText xml:space="preserve">data – even allow for generalizations to as-yet unobserved new conditions (e.g., new domains or stimulus sets). </w:delText>
        </w:r>
      </w:del>
    </w:p>
    <w:p w14:paraId="339DBBEB" w14:textId="3DF73A3C" w:rsidR="00B92B59" w:rsidDel="00B969B1" w:rsidRDefault="00A543F4" w:rsidP="00B92B59">
      <w:pPr>
        <w:rPr>
          <w:moveFrom w:id="277" w:author="Microsoft Office User" w:date="2022-10-04T22:27:00Z"/>
        </w:rPr>
      </w:pPr>
      <w:moveFromRangeStart w:id="278" w:author="Microsoft Office User" w:date="2022-10-04T22:27:00Z" w:name="move115814872"/>
      <w:moveFrom w:id="279" w:author="Microsoft Office User" w:date="2022-10-04T22:27:00Z">
        <w:r w:rsidRPr="001352DE" w:rsidDel="00B969B1">
          <w:t xml:space="preserve">Results </w:t>
        </w:r>
        <w:r w:rsidR="00A726FE" w:rsidRPr="001352DE" w:rsidDel="00B969B1">
          <w:t xml:space="preserve">of model 1 </w:t>
        </w:r>
        <w:r w:rsidRPr="001352DE" w:rsidDel="00B969B1">
          <w:t>demonstrated that</w:t>
        </w:r>
        <w:r w:rsidR="00294DBB" w:rsidRPr="001352DE" w:rsidDel="00B969B1">
          <w:t>,</w:t>
        </w:r>
        <w:r w:rsidR="00E038C0" w:rsidRPr="001352DE" w:rsidDel="00B969B1">
          <w:t xml:space="preserve"> across domains and trial types</w:t>
        </w:r>
        <w:r w:rsidR="00294DBB" w:rsidRPr="001352DE" w:rsidDel="00B969B1">
          <w:t>,</w:t>
        </w:r>
        <w:r w:rsidRPr="001352DE" w:rsidDel="00B969B1">
          <w:t xml:space="preserve"> the </w:t>
        </w:r>
        <w:r w:rsidR="00165609" w:rsidRPr="001352DE" w:rsidDel="00B969B1">
          <w:t>meta-</w:t>
        </w:r>
        <w:r w:rsidR="00797560" w:rsidRPr="001352DE" w:rsidDel="00B969B1">
          <w:t>analytic</w:t>
        </w:r>
        <w:r w:rsidR="00165609" w:rsidRPr="001352DE" w:rsidDel="00B969B1">
          <w:t xml:space="preserve"> proportion </w:t>
        </w:r>
        <w:r w:rsidRPr="001352DE" w:rsidDel="00B969B1">
          <w:t xml:space="preserve">of </w:t>
        </w:r>
        <w:r w:rsidR="00E038C0" w:rsidRPr="001352DE" w:rsidDel="00B969B1">
          <w:rPr>
            <w:i/>
            <w:iCs/>
          </w:rPr>
          <w:t>D</w:t>
        </w:r>
        <w:r w:rsidRPr="001352DE" w:rsidDel="00B969B1">
          <w:t xml:space="preserve"> scores that </w:t>
        </w:r>
        <w:r w:rsidR="003A1D00" w:rsidRPr="001352DE" w:rsidDel="00B969B1">
          <w:t>were</w:t>
        </w:r>
        <w:r w:rsidR="00165609" w:rsidRPr="001352DE" w:rsidDel="00B969B1">
          <w:t xml:space="preserve"> found to </w:t>
        </w:r>
        <w:r w:rsidRPr="001352DE" w:rsidDel="00B969B1">
          <w:t xml:space="preserve">differ from the zero point was </w:t>
        </w:r>
        <m:oMath>
          <m:r>
            <w:rPr>
              <w:rFonts w:ascii="Cambria Math" w:hAnsi="Cambria Math"/>
            </w:rPr>
            <m:t>θ</m:t>
          </m:r>
        </m:oMath>
        <w:moveFrom w:id="280" w:author="Microsoft Office User" w:date="2022-10-04T22:27:00Z">
          <w:r w:rsidR="00E1205C" w:rsidRPr="001352DE" w:rsidDel="00B969B1">
            <w:rPr>
              <w:i/>
              <w:iCs/>
            </w:rPr>
            <w:t xml:space="preserve"> </w:t>
          </w:r>
          <w:r w:rsidR="00E1205C" w:rsidRPr="001352DE" w:rsidDel="00B969B1">
            <w:t>=</w:t>
          </w:r>
          <w:r w:rsidR="00E1205C" w:rsidRPr="001352DE" w:rsidDel="00B969B1">
            <w:rPr>
              <w:i/>
              <w:iCs/>
            </w:rPr>
            <w:t xml:space="preserve"> </w:t>
          </w:r>
          <w:r w:rsidRPr="001352DE" w:rsidDel="00B969B1">
            <w:t>0.</w:t>
          </w:r>
          <w:r w:rsidR="008F0965" w:rsidRPr="001352DE" w:rsidDel="00B969B1">
            <w:t>08</w:t>
          </w:r>
          <w:r w:rsidRPr="001352DE" w:rsidDel="00B969B1">
            <w:t>, 95% CI [0.</w:t>
          </w:r>
          <w:r w:rsidR="008F0965" w:rsidRPr="001352DE" w:rsidDel="00B969B1">
            <w:t>05</w:t>
          </w:r>
          <w:r w:rsidRPr="001352DE" w:rsidDel="00B969B1">
            <w:t>, 0.1</w:t>
          </w:r>
          <w:r w:rsidR="008F0965" w:rsidRPr="001352DE" w:rsidDel="00B969B1">
            <w:t>2</w:t>
          </w:r>
          <w:r w:rsidRPr="001352DE" w:rsidDel="00B969B1">
            <w:t>], 95% PI [0.</w:t>
          </w:r>
          <w:r w:rsidR="008F0965" w:rsidRPr="001352DE" w:rsidDel="00B969B1">
            <w:t>01</w:t>
          </w:r>
          <w:r w:rsidRPr="001352DE" w:rsidDel="00B969B1">
            <w:t>, 0.</w:t>
          </w:r>
          <w:r w:rsidR="008F0965" w:rsidRPr="001352DE" w:rsidDel="00B969B1">
            <w:t>47</w:t>
          </w:r>
          <w:r w:rsidRPr="001352DE" w:rsidDel="00B969B1">
            <w:t xml:space="preserve">]. </w:t>
          </w:r>
          <w:r w:rsidR="007A1090" w:rsidRPr="001352DE" w:rsidDel="00B969B1">
            <w:t>These r</w:t>
          </w:r>
          <w:r w:rsidR="00827DE6" w:rsidRPr="001352DE" w:rsidDel="00B969B1">
            <w:t xml:space="preserve">esults are </w:t>
          </w:r>
          <w:r w:rsidR="00C84227" w:rsidRPr="001352DE" w:rsidDel="00B969B1">
            <w:t>depicted</w:t>
          </w:r>
          <w:r w:rsidR="00827DE6" w:rsidRPr="001352DE" w:rsidDel="00B969B1">
            <w:t xml:space="preserve"> in Figure </w:t>
          </w:r>
          <w:r w:rsidR="00F34FA9" w:rsidRPr="001352DE" w:rsidDel="00B969B1">
            <w:t>5</w:t>
          </w:r>
          <w:r w:rsidR="004F6B7A" w:rsidRPr="001352DE" w:rsidDel="00B969B1">
            <w:t xml:space="preserve"> (upper panel, </w:t>
          </w:r>
          <w:r w:rsidR="004F6B7A" w:rsidRPr="001352DE" w:rsidDel="00B969B1">
            <w:rPr>
              <w:i/>
              <w:iCs/>
            </w:rPr>
            <w:t>D</w:t>
          </w:r>
          <w:r w:rsidR="004F6B7A" w:rsidRPr="001352DE" w:rsidDel="00B969B1">
            <w:t xml:space="preserve"> scores)</w:t>
          </w:r>
          <w:r w:rsidR="007A1090" w:rsidRPr="001352DE" w:rsidDel="00B969B1">
            <w:t xml:space="preserve"> along with the next five meta-analytic models’ results</w:t>
          </w:r>
          <w:r w:rsidR="00827DE6" w:rsidRPr="001352DE" w:rsidDel="00B969B1">
            <w:t xml:space="preserve">. </w:t>
          </w:r>
          <w:r w:rsidR="00D918BF" w:rsidRPr="001352DE" w:rsidDel="00B969B1">
            <w:t xml:space="preserve">To put the prediction interval </w:t>
          </w:r>
          <w:r w:rsidR="003C710E" w:rsidRPr="001352DE" w:rsidDel="00B969B1">
            <w:t>in simple terms</w:t>
          </w:r>
          <w:r w:rsidR="00EB4554" w:rsidRPr="001352DE" w:rsidDel="00B969B1">
            <w:t>:</w:t>
          </w:r>
          <w:r w:rsidR="003C710E" w:rsidRPr="001352DE" w:rsidDel="00B969B1">
            <w:t xml:space="preserve"> across a wide variety of domains, some assessed via multiple different stimulus sets, and even between different trial types, </w:t>
          </w:r>
          <w:r w:rsidR="00DA70D1" w:rsidRPr="001352DE" w:rsidDel="00B969B1">
            <w:t>1</w:t>
          </w:r>
          <w:r w:rsidR="003C3A90" w:rsidRPr="001352DE" w:rsidDel="00B969B1">
            <w:t>–</w:t>
          </w:r>
          <w:r w:rsidR="00DA70D1" w:rsidRPr="001352DE" w:rsidDel="00B969B1">
            <w:t>47</w:t>
          </w:r>
          <w:r w:rsidR="003C710E" w:rsidRPr="001352DE" w:rsidDel="00B969B1">
            <w:t xml:space="preserve">% of </w:t>
          </w:r>
          <w:r w:rsidR="003C710E" w:rsidRPr="001352DE" w:rsidDel="00B969B1">
            <w:rPr>
              <w:i/>
              <w:iCs/>
            </w:rPr>
            <w:t>D</w:t>
          </w:r>
          <w:r w:rsidR="003C710E" w:rsidRPr="001352DE" w:rsidDel="00B969B1">
            <w:t xml:space="preserve"> scores were found to be different from the zero point</w:t>
          </w:r>
          <w:r w:rsidR="0085527B" w:rsidRPr="001352DE" w:rsidDel="00B969B1">
            <w:t>, typically 8%</w:t>
          </w:r>
          <w:r w:rsidR="003C710E" w:rsidRPr="001352DE" w:rsidDel="00B969B1">
            <w:t>.</w:t>
          </w:r>
          <w:r w:rsidR="00EB4554" w:rsidRPr="001352DE" w:rsidDel="00B969B1">
            <w:t xml:space="preserve"> </w:t>
          </w:r>
          <w:r w:rsidR="008D7972" w:rsidRPr="001352DE" w:rsidDel="00B969B1">
            <w:t xml:space="preserve">As only a small proportion of </w:t>
          </w:r>
          <w:r w:rsidR="003E1233" w:rsidRPr="001352DE" w:rsidDel="00B969B1">
            <w:t>individuals</w:t>
          </w:r>
          <w:r w:rsidR="008D7972" w:rsidRPr="001352DE" w:rsidDel="00B969B1">
            <w:t>’ scores on the IRAP were detectably different from the zero point, this line of evidence suggests the IRAP does not have utility at the individual leve</w:t>
          </w:r>
          <w:r w:rsidR="00B92B59" w:rsidDel="00B969B1">
            <w:t>l.</w:t>
          </w:r>
        </w:moveFrom>
      </w:moveFrom>
    </w:p>
    <w:moveFromRangeEnd w:id="278"/>
    <w:p w14:paraId="73A2F62F" w14:textId="77777777" w:rsidR="00032617" w:rsidRDefault="00032617" w:rsidP="00B92B59">
      <w:pPr>
        <w:rPr>
          <w:b/>
          <w:bCs/>
        </w:rPr>
        <w:sectPr w:rsidR="00032617" w:rsidSect="008217D5">
          <w:type w:val="continuous"/>
          <w:pgSz w:w="11900" w:h="16840"/>
          <w:pgMar w:top="1440" w:right="1440" w:bottom="1440" w:left="1440" w:header="720" w:footer="720" w:gutter="0"/>
          <w:cols w:num="2" w:space="414"/>
          <w:titlePg/>
          <w:docGrid w:linePitch="360"/>
        </w:sectPr>
      </w:pPr>
    </w:p>
    <w:p w14:paraId="04D510DC" w14:textId="4BCD975E" w:rsidR="00032617" w:rsidRPr="001352DE" w:rsidDel="00EE5B5F" w:rsidRDefault="00032617" w:rsidP="00032617">
      <w:pPr>
        <w:ind w:firstLine="0"/>
        <w:rPr>
          <w:del w:id="281" w:author="Microsoft Office User" w:date="2022-10-05T00:47:00Z"/>
        </w:rPr>
      </w:pPr>
      <w:del w:id="282" w:author="Microsoft Office User" w:date="2022-10-05T00:47:00Z">
        <w:r w:rsidRPr="001352DE" w:rsidDel="00EE5B5F">
          <w:rPr>
            <w:noProof/>
          </w:rPr>
          <w:drawing>
            <wp:inline distT="0" distB="0" distL="0" distR="0" wp14:anchorId="48741DA4" wp14:editId="2934CB5D">
              <wp:extent cx="5721267" cy="5006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5729441" cy="5013261"/>
                      </a:xfrm>
                      <a:prstGeom prst="rect">
                        <a:avLst/>
                      </a:prstGeom>
                    </pic:spPr>
                  </pic:pic>
                </a:graphicData>
              </a:graphic>
            </wp:inline>
          </w:drawing>
        </w:r>
      </w:del>
    </w:p>
    <w:p w14:paraId="5A7218C9" w14:textId="79055724" w:rsidR="00032617" w:rsidRDefault="00032617" w:rsidP="00EE5B5F">
      <w:pPr>
        <w:ind w:firstLine="0"/>
        <w:rPr>
          <w:ins w:id="283" w:author="Microsoft Office User" w:date="2022-10-05T00:47:00Z"/>
        </w:rPr>
      </w:pPr>
      <w:r w:rsidRPr="001352DE">
        <w:rPr>
          <w:b/>
          <w:bCs/>
        </w:rPr>
        <w:t>Figure 4.</w:t>
      </w:r>
      <w:r w:rsidRPr="001352DE">
        <w:t xml:space="preserve"> Proportion of the observed range covered by individual participants’ IRAP </w:t>
      </w:r>
      <w:r w:rsidRPr="001352DE">
        <w:rPr>
          <w:i/>
          <w:iCs/>
        </w:rPr>
        <w:t>D</w:t>
      </w:r>
      <w:r w:rsidRPr="001352DE">
        <w:t xml:space="preserve"> scores’ </w:t>
      </w:r>
      <w:ins w:id="284" w:author="Microsoft Office User" w:date="2022-10-04T21:30:00Z">
        <w:r w:rsidR="00D734C5">
          <w:t>bo</w:t>
        </w:r>
      </w:ins>
      <w:ins w:id="285" w:author="Microsoft Office User" w:date="2022-10-04T21:31:00Z">
        <w:r w:rsidR="00D734C5">
          <w:t xml:space="preserve">otstrapped </w:t>
        </w:r>
      </w:ins>
      <w:r w:rsidRPr="001352DE">
        <w:t>95% Confidence Intervals within each domain and trial type.</w:t>
      </w:r>
    </w:p>
    <w:p w14:paraId="5CECE993" w14:textId="07C9A305" w:rsidR="00EE5B5F" w:rsidRDefault="00EE5B5F" w:rsidP="00EE5B5F">
      <w:pPr>
        <w:ind w:firstLine="0"/>
        <w:rPr>
          <w:ins w:id="286" w:author="Microsoft Office User" w:date="2022-10-05T00:47:00Z"/>
        </w:rPr>
      </w:pPr>
    </w:p>
    <w:p w14:paraId="5D7F9888" w14:textId="68408905" w:rsidR="00EE5B5F" w:rsidRPr="001352DE" w:rsidRDefault="00EE5B5F">
      <w:pPr>
        <w:ind w:firstLine="0"/>
        <w:pPrChange w:id="287" w:author="Microsoft Office User" w:date="2022-10-05T00:47:00Z">
          <w:pPr>
            <w:pStyle w:val="TableFigure"/>
          </w:pPr>
        </w:pPrChange>
      </w:pPr>
      <w:ins w:id="288" w:author="Microsoft Office User" w:date="2022-10-05T00:47:00Z">
        <w:r>
          <w:rPr>
            <w:noProof/>
          </w:rPr>
          <w:drawing>
            <wp:inline distT="0" distB="0" distL="0" distR="0" wp14:anchorId="0ED58373" wp14:editId="35194008">
              <wp:extent cx="5727700" cy="5012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727700" cy="5012055"/>
                      </a:xfrm>
                      <a:prstGeom prst="rect">
                        <a:avLst/>
                      </a:prstGeom>
                    </pic:spPr>
                  </pic:pic>
                </a:graphicData>
              </a:graphic>
            </wp:inline>
          </w:drawing>
        </w:r>
      </w:ins>
    </w:p>
    <w:p w14:paraId="7CF46FDB" w14:textId="662DB4AE" w:rsidR="00032617" w:rsidRDefault="00032617" w:rsidP="00032617">
      <w:pPr>
        <w:ind w:firstLine="0"/>
      </w:pPr>
    </w:p>
    <w:p w14:paraId="02795301" w14:textId="77777777" w:rsidR="00032617" w:rsidRPr="001352DE" w:rsidRDefault="00032617" w:rsidP="00032617">
      <w:pPr>
        <w:ind w:firstLine="0"/>
      </w:pPr>
    </w:p>
    <w:p w14:paraId="4DCB5319" w14:textId="77777777" w:rsidR="00032617" w:rsidRDefault="00032617" w:rsidP="00032617">
      <w:pPr>
        <w:ind w:firstLine="0"/>
        <w:rPr>
          <w:b/>
          <w:bCs/>
        </w:rPr>
        <w:sectPr w:rsidR="00032617" w:rsidSect="00032617">
          <w:type w:val="continuous"/>
          <w:pgSz w:w="11900" w:h="16840"/>
          <w:pgMar w:top="1440" w:right="1440" w:bottom="1440" w:left="1440" w:header="720" w:footer="720" w:gutter="0"/>
          <w:cols w:space="414"/>
          <w:titlePg/>
          <w:docGrid w:linePitch="360"/>
        </w:sectPr>
      </w:pPr>
    </w:p>
    <w:p w14:paraId="5524D36B" w14:textId="59899D4E" w:rsidR="00810832" w:rsidRPr="001352DE" w:rsidRDefault="00810832" w:rsidP="00EE5B5F">
      <w:pPr>
        <w:ind w:firstLine="0"/>
        <w:rPr>
          <w:ins w:id="289" w:author="Microsoft Office User" w:date="2022-10-05T00:29:00Z"/>
        </w:rPr>
      </w:pPr>
      <w:ins w:id="290" w:author="Microsoft Office User" w:date="2022-10-05T00:29:00Z">
        <w:r w:rsidRPr="001352DE">
          <w:t xml:space="preserve">scores is interpreted in this section; the comparison between </w:t>
        </w:r>
        <w:r w:rsidRPr="001352DE">
          <w:rPr>
            <w:i/>
            <w:iCs/>
          </w:rPr>
          <w:t>D</w:t>
        </w:r>
        <w:r w:rsidRPr="001352DE">
          <w:t xml:space="preserve"> and PI scores within this model is </w:t>
        </w:r>
        <w:r w:rsidRPr="001352DE">
          <w:t xml:space="preserve">returned to later on. Full results of this and all models can be found in the supplementary materials. </w:t>
        </w:r>
        <w:r w:rsidRPr="001352DE">
          <w:lastRenderedPageBreak/>
          <w:t xml:space="preserve">This and all subsequent models return point estimates and 95% Confidence Intervals (CI), and also a 95% Prediction Interval </w:t>
        </w:r>
        <w:r w:rsidRPr="001352DE">
          <w:fldChar w:fldCharType="begin"/>
        </w:r>
        <w:r w:rsidRPr="001352DE">
          <w:instrText xml:space="preserve"> ADDIN ZOTERO_ITEM CSL_CITATION {"citationID":"kYaKFMdT","properties":{"formattedCitation":"(PI; using the nomenclature for this interval employed by the metafor R package: Viechtbauer, 2010)","plainCitation":"(PI; using the nomenclature for this interval employed by the metafor R package: Viechtbauer, 2010)","noteIndex":0},"citationItems":[{"id":424,"uris":["http://zotero.org/users/1687755/items/H4RMVYAU"],"itemData":{"id":424,"type":"article-journal","abstract":"The metafor package provides functions for conducting meta-analyses in R. The package includes functions for </w:instrText>
        </w:r>
        <w:r w:rsidRPr="001352DE">
          <w:rPr>
            <w:rFonts w:ascii="Times New Roman" w:hAnsi="Times New Roman" w:cs="Times New Roman"/>
          </w:rPr>
          <w:instrText>ﬁ</w:instrText>
        </w:r>
        <w:r w:rsidRPr="001352DE">
          <w:instrText xml:space="preserve">tting the meta-analytic </w:instrText>
        </w:r>
        <w:r w:rsidRPr="001352DE">
          <w:rPr>
            <w:rFonts w:ascii="Times New Roman" w:hAnsi="Times New Roman" w:cs="Times New Roman"/>
          </w:rPr>
          <w:instrText>ﬁ</w:instrText>
        </w:r>
        <w:r w:rsidRPr="001352DE">
          <w:instrText>xed- and random-e</w:instrText>
        </w:r>
        <w:r w:rsidRPr="001352DE">
          <w:rPr>
            <w:rFonts w:ascii="Times New Roman" w:hAnsi="Times New Roman" w:cs="Times New Roman"/>
          </w:rPr>
          <w:instrText>ﬀ</w:instrText>
        </w:r>
        <w:r w:rsidRPr="001352DE">
          <w:instrText xml:space="preserve">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instrText>
        </w:r>
        <w:r w:rsidRPr="001352DE">
          <w:rPr>
            <w:rFonts w:ascii="Cambria" w:hAnsi="Cambria" w:cs="Cambria"/>
          </w:rPr>
          <w:instrText>×</w:instrText>
        </w:r>
        <w:r w:rsidRPr="001352DE">
          <w:instrText xml:space="preserve"> 2 table data are also available. Finally, the package provides various plot functions (for example, for forest, funnel, and radial plots) and functions for assessing the model </w:instrText>
        </w:r>
        <w:r w:rsidRPr="001352DE">
          <w:rPr>
            <w:rFonts w:ascii="Times New Roman" w:hAnsi="Times New Roman" w:cs="Times New Roman"/>
          </w:rPr>
          <w:instrText>ﬁ</w:instrText>
        </w:r>
        <w:r w:rsidRPr="001352DE">
          <w:instrText xml:space="preserve">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Package","URL":"http://www.jstatsoft.org/v36/i03/","volume":"36","author":[{"family":"Viechtbauer","given":"Wolfgang"}],"accessed":{"date-parts":[["2018",7,17]]},"issued":{"date-parts":[["2010"]]}},"label":"page","prefix":"PI; using the nomenclature for this interval employed by the metafor R package: "}],"schema":"https://github.com/citation-style-language/schema/raw/master/csl-citation.json"} </w:instrText>
        </w:r>
        <w:r w:rsidRPr="001352DE">
          <w:fldChar w:fldCharType="separate"/>
        </w:r>
        <w:r w:rsidRPr="001352DE">
          <w:t>(PI; using the nomenclature for this interval employed by the metafor R package: Viechtbauer, 2010)</w:t>
        </w:r>
        <w:r w:rsidRPr="001352DE">
          <w:fldChar w:fldCharType="end"/>
        </w:r>
        <w:r w:rsidRPr="001352DE">
          <w:t xml:space="preserve">. Whereas confidence intervals represent a long run probability of the true (i.e., data generating) value, prediction intervals instead represent the long run probability of the point estimates that are likely to be observed given the observed heterogeneity in the random effect, and are used in meta-analyses in order to quantify the impact of heterogeneity on results. They are sometimes referred to as Credibility Intervals, but this term can be confused with the Bayesian analogue to Confidence Intervals so I avoid it here. These have utility within the current analyses given that there is heterogeneity in the proportion of participants that demonstrate non-zero IRAP effects between trial types and domains (see Figure 2). Prediction intervals allow us to quantify this variation among the observed data – even allow for generalizations to as-yet unobserved new conditions (e.g., new domains or stimulus sets). </w:t>
        </w:r>
      </w:ins>
    </w:p>
    <w:p w14:paraId="6E9215AE" w14:textId="77777777" w:rsidR="00B969B1" w:rsidRDefault="00B969B1" w:rsidP="00B969B1">
      <w:pPr>
        <w:rPr>
          <w:moveTo w:id="291" w:author="Microsoft Office User" w:date="2022-10-04T22:27:00Z"/>
        </w:rPr>
      </w:pPr>
      <w:moveToRangeStart w:id="292" w:author="Microsoft Office User" w:date="2022-10-04T22:27:00Z" w:name="move115814872"/>
      <w:moveTo w:id="293" w:author="Microsoft Office User" w:date="2022-10-04T22:27:00Z">
        <w:r w:rsidRPr="001352DE">
          <w:t xml:space="preserve">Results of model 1 demonstrated that, across domains and trial types, the meta-analytic proportion of </w:t>
        </w:r>
        <w:r w:rsidRPr="001352DE">
          <w:rPr>
            <w:i/>
            <w:iCs/>
          </w:rPr>
          <w:t>D</w:t>
        </w:r>
        <w:r w:rsidRPr="001352DE">
          <w:t xml:space="preserve"> scores that were found to differ from the zero point was </w:t>
        </w:r>
        <m:oMath>
          <m:r>
            <w:rPr>
              <w:rFonts w:ascii="Cambria Math" w:hAnsi="Cambria Math"/>
            </w:rPr>
            <m:t>θ</m:t>
          </m:r>
        </m:oMath>
        <w:moveTo w:id="294" w:author="Microsoft Office User" w:date="2022-10-04T22:27:00Z">
          <w:r w:rsidRPr="001352DE">
            <w:rPr>
              <w:i/>
              <w:iCs/>
            </w:rPr>
            <w:t xml:space="preserve"> </w:t>
          </w:r>
          <w:r w:rsidRPr="001352DE">
            <w:t>=</w:t>
          </w:r>
          <w:r w:rsidRPr="001352DE">
            <w:rPr>
              <w:i/>
              <w:iCs/>
            </w:rPr>
            <w:t xml:space="preserve"> </w:t>
          </w:r>
          <w:r w:rsidRPr="001352DE">
            <w:t xml:space="preserve">0.08, 95% CI [0.05, 0.12], 95% PI [0.01, 0.47]. These results are depicted in Figure 5 (upper panel, </w:t>
          </w:r>
          <w:r w:rsidRPr="001352DE">
            <w:rPr>
              <w:i/>
              <w:iCs/>
            </w:rPr>
            <w:t>D</w:t>
          </w:r>
          <w:r w:rsidRPr="001352DE">
            <w:t xml:space="preserve"> scores) along with the next five meta-analytic models’ results. To put the prediction interval in simple terms: across a wide variety of domains, some assessed via multiple different stimulus sets, and even between different trial types, 1–47% of </w:t>
          </w:r>
          <w:r w:rsidRPr="001352DE">
            <w:rPr>
              <w:i/>
              <w:iCs/>
            </w:rPr>
            <w:t>D</w:t>
          </w:r>
          <w:r w:rsidRPr="001352DE">
            <w:t xml:space="preserve"> scores were found to be different from the zero point, typically 8%. As only a small proportion of individuals’ scores on the IRAP were detectably different from the zero point, this line of evidence suggests the IRAP does not have utility at the individual leve</w:t>
          </w:r>
          <w:r>
            <w:t>l.</w:t>
          </w:r>
        </w:moveTo>
      </w:moveTo>
    </w:p>
    <w:moveToRangeEnd w:id="292"/>
    <w:p w14:paraId="4226A242" w14:textId="752DC8AC" w:rsidR="00165F16" w:rsidRPr="001352DE" w:rsidRDefault="00B92B59" w:rsidP="00032617">
      <w:pPr>
        <w:rPr>
          <w:b/>
          <w:bCs/>
        </w:rPr>
      </w:pPr>
      <w:r>
        <w:rPr>
          <w:b/>
          <w:bCs/>
        </w:rPr>
        <w:t>Proportion</w:t>
      </w:r>
      <w:r w:rsidR="00077751" w:rsidRPr="001352DE">
        <w:rPr>
          <w:b/>
          <w:bCs/>
        </w:rPr>
        <w:t xml:space="preserve"> of scores that differ from one another</w:t>
      </w:r>
      <w:r w:rsidR="00CE5F31" w:rsidRPr="001352DE">
        <w:rPr>
          <w:b/>
          <w:bCs/>
        </w:rPr>
        <w:t xml:space="preserve">. </w:t>
      </w:r>
      <w:r w:rsidR="00165F16" w:rsidRPr="001352DE">
        <w:t>The previous analysis treats the zero point as a meaningful reference point</w:t>
      </w:r>
      <w:r w:rsidR="00FA05D0" w:rsidRPr="001352DE">
        <w:t>,</w:t>
      </w:r>
      <w:r w:rsidR="00165F16" w:rsidRPr="001352DE">
        <w:t xml:space="preserve"> on the basis that this </w:t>
      </w:r>
      <w:r w:rsidR="00FA05D0" w:rsidRPr="001352DE">
        <w:t>i</w:t>
      </w:r>
      <w:r w:rsidR="003A160E" w:rsidRPr="001352DE">
        <w:t xml:space="preserve">s a </w:t>
      </w:r>
      <w:r w:rsidR="00165F16" w:rsidRPr="001352DE">
        <w:t xml:space="preserve">common </w:t>
      </w:r>
      <w:r w:rsidR="003A160E" w:rsidRPr="001352DE">
        <w:t xml:space="preserve">practice </w:t>
      </w:r>
      <w:r w:rsidR="00273D71" w:rsidRPr="001352DE">
        <w:t>throughout</w:t>
      </w:r>
      <w:r w:rsidR="00165F16" w:rsidRPr="001352DE">
        <w:t xml:space="preserve"> the IRAP literature. However, some authors have argued that the zero point </w:t>
      </w:r>
      <w:r w:rsidR="00E00471" w:rsidRPr="001352DE">
        <w:t xml:space="preserve">is not actually a neutral reference point for IRAP scores. This has been described various as a positivity bias </w:t>
      </w:r>
      <w:r w:rsidR="00273D71" w:rsidRPr="001352DE">
        <w:fldChar w:fldCharType="begin"/>
      </w:r>
      <w:r w:rsidR="00DE1174" w:rsidRPr="001352DE">
        <w:instrText xml:space="preserve"> ADDIN ZOTERO_ITEM CSL_CITATION {"citationID":"HkyVXDqb","properties":{"formattedCitation":"(O\\uc0\\u8217{}Shea et al., 2016)","plainCitation":"(O’Shea et al., 2016)","noteIndex":0},"citationItems":[{"id":1998,"uris":["http://zotero.org/users/1687755/items/2J3QG8MQ"],"itemData":{"id":1998,"type":"article-journal","abstract":"How can implicit attitudes best be measured? The Implicit Relational Assessment Procedure (IRAP), unlike the Implicit Association Test (IAT), claims to measure absolute, not just relative, implicit attitudes. In the IRAP, participants make congruent (Fat Person-Active: false; Fat Person-Unhealthy: true) or incongruent (Fat Person-Active: true; Fat Person-Unhealthy: false) responses in different blocks of trials. IRAP experiments have reported positive or neutral implicit attitudes (e.g., neutral attitudes toward fat people) in cases in which negative attitudes are normally found on explicit or other implicit measures. It was hypothesized that these results might reflect a positive framing bias (PFB) that occurs when participants complete the IRAP. Implicit attitudes toward categories with varying prior associations (nonwords, social systems, flowers and insects, thin and fat people) were measured. Three conditions (standard, positive framing, and negative framing) were used to measure whether framing influenced estimates of implicit attitudes. It was found that IRAP scores were influenced by how the task was framed to the participants, that the framing effect was modulated by the strength of prior stimulus associations, and that a default PFB led to an overestimation of positive implicit attitudes when measured by the IRAP. Overall, the findings question the validity of the IRAP as a tool for the measurement of absolute implicit attitudes. A new tool (Simple Implicit Procedure:SIP) for measuring absolute, not just relative, implicit attitudes is proposed. (PsycINFO Database Record","container-title":"Psychological Assessment","DOI":"10.1037/pas0000172","ISSN":"1939-134X","issue":"2","journalAbbreviation":"Psychol Assess","language":"eng","note":"PMID: 26075407","page":"158-170","source":"PubMed","title":"Measuring implicit attitudes: A positive framing bias flaw in the Implicit Relational Assessment Procedure (IRAP)","title-short":"Measuring implicit attitudes","volume":"28","author":[{"family":"O'Shea","given":"Brian"},{"family":"Watson","given":"Derrick G."},{"family":"Brown","given":"Gordon D. A."}],"issued":{"date-parts":[["2016",2]]}}}],"schema":"https://github.com/citation-style-language/schema/raw/master/csl-citation.json"} </w:instrText>
      </w:r>
      <w:r w:rsidR="00273D71" w:rsidRPr="001352DE">
        <w:fldChar w:fldCharType="separate"/>
      </w:r>
      <w:r w:rsidR="00273D71" w:rsidRPr="001352DE">
        <w:rPr>
          <w:rFonts w:cs="CMU Serif Roman"/>
        </w:rPr>
        <w:t>(O’Shea et al., 2016)</w:t>
      </w:r>
      <w:r w:rsidR="00273D71" w:rsidRPr="001352DE">
        <w:fldChar w:fldCharType="end"/>
      </w:r>
      <w:r w:rsidR="00AD1EB3" w:rsidRPr="001352DE">
        <w:t>,</w:t>
      </w:r>
      <w:r w:rsidR="00E00471" w:rsidRPr="001352DE">
        <w:t xml:space="preserve"> the Single Trial Type Dominance Effect </w:t>
      </w:r>
      <w:r w:rsidR="00273D71" w:rsidRPr="001352DE">
        <w:fldChar w:fldCharType="begin"/>
      </w:r>
      <w:r w:rsidR="00DE1174" w:rsidRPr="001352DE">
        <w:instrText xml:space="preserve"> ADDIN ZOTERO_ITEM CSL_CITATION {"citationID":"6dUjhQTk","properties":{"formattedCitation":"(Finn et al., 2017)","plainCitation":"(Finn et al., 2017)","noteIndex":0},"citationItems":[{"id":2891,"uris":["http://zotero.org/users/1687755/items/NY545ZYM"],"itemData":{"id":2891,"type":"article-journal","abstract":"The Implicit Relational Assessment Procedure (IRAP) has been used as a measure of implicit cognition and has been used to analyze the dynamics of arbitrarily applicable relational responding. The current study uses the IRAP for the latter purpose. Specifically, the current research focuses on a pattern of responding observed in a previously published IRAP study that was difficult to explain using existing conceptual analyses. The pattern is referred to as the single-trial-type dominance effect because one of the IRAP trial types produces an effect that is significantly larger than that of the other three. Based on a post hoc explanation provided in a previously published article, the first experiment in the current series explored the impact of prior experimental experience on the single-trial-type dominance effect. The results indicated that the effect was larger for participants who reported high levels of experimental experience (M = 32.3 previous experiments) versus those who did not (M = 2.5 previous experiments). In the second experiment, participants were required to read out loud the stimuli presented on each trial and the response option they chose. The effect of experimental experience was absent, but the single-trial-type dominance effect remained. In the third experiment, a different set of stimuli than those used in the first two experiments was used in the IRAP, and a significant single-trial-type dominance effect was no longer observed. The results obtained from the three experiments led inductively to the development of a new model of the variables involved in producing IRAP effects—the differential arbitrarily applicable relational responding effects (DAARRE) model—which is presented in the General Discussion.","container-title":"The Psychological Record","DOI":"10.1007/s40732-017-0262-z","ISSN":"0033-2933, 2163-3452","journalAbbreviation":"Psychol Rec","language":"en","page":"1-15","source":"link-springer-com.jproxy.nuim.ie","title":"Exploring the Single-Trial-Type-Dominance-Effect in the IRAP: Developing a Differential Arbitrarily Applicable Relational Responding Effects (DAARRE) Model","title-short":"Exploring the Single-Trial-Type-Dominance-Effect in the IRAP","author":[{"family":"Finn","given":"Martin"},{"family":"Barnes-Holmes","given":"Dermot"},{"family":"McEnteggart","given":"Ciara"}],"issued":{"date-parts":[["2017",12,21]]}}}],"schema":"https://github.com/citation-style-language/schema/raw/master/csl-citation.json"} </w:instrText>
      </w:r>
      <w:r w:rsidR="00273D71" w:rsidRPr="001352DE">
        <w:fldChar w:fldCharType="separate"/>
      </w:r>
      <w:r w:rsidR="00273D71" w:rsidRPr="001352DE">
        <w:t>(Finn et al., 2017)</w:t>
      </w:r>
      <w:r w:rsidR="00273D71" w:rsidRPr="001352DE">
        <w:fldChar w:fldCharType="end"/>
      </w:r>
      <w:r w:rsidR="00AD1EB3" w:rsidRPr="001352DE">
        <w:t>, or the generic pattern among IRAP effects</w:t>
      </w:r>
      <w:r w:rsidR="00273D71" w:rsidRPr="001352DE">
        <w:t xml:space="preserve"> </w:t>
      </w:r>
      <w:r w:rsidR="00273D71" w:rsidRPr="001352DE">
        <w:fldChar w:fldCharType="begin"/>
      </w:r>
      <w:r w:rsidR="00DE1174" w:rsidRPr="001352DE">
        <w:instrText xml:space="preserve"> ADDIN ZOTERO_ITEM CSL_CITATION {"citationID":"8sWyF45R","properties":{"formattedCitation":"(Hussey &amp; Drake, 2020b)","plainCitation":"(Hussey &amp; Drake, 2020b)","noteIndex":0},"citationItems":[{"id":10028,"uris":["http://zotero.org/users/1687755/items/NYFP8WZC"],"itemData":{"id":10028,"type":"article","abstract":"Several recent articles have reached the same conclusion that effects on the Implicit Relational Assessment Procedure (IRAP) are biased in some way or demonstrate generic patterns of effect regardless of what domain is being assessed. Multiple accounts have been advanced to explain why this might be the case. However, no work has sought to either (a) precisely estimate this generic effect or (b) consider its implications for the validity of conclusions in published and future research. This study used a large open dataset (N = 753) of IRAPs capturing implicit evaluations in multiple domains. Results demonstrated a specific generic pattern among IRAP effects that was common across domains. The majority of variance in IRAP effects is attributable to the generic pattern rather than the domain being assessed. The IRAP is therefore relatively insensitive to the attitudes or learning histories that it is intended to assess, and effects on the task are heavily confounded. The existence of the generic pattern may also undermine the validity of many conclusions made in the published IRAP literature.","DOI":"10.31234/osf.io/sp6jx","language":"en-us","publisher":"PsyArXiv","source":"OSF Preprints","title":"The Implicit Relational Assessment Procedure is not very sensitive to the attitudes and learning histories it is used to assess","URL":"https://psyarxiv.com/sp6jx/","author":[{"family":"Hussey","given":"Ian"},{"family":"Drake","given":"Chad E."}],"accessed":{"date-parts":[["2022",8,8]]},"issued":{"date-parts":[["2020",6,15]]}}}],"schema":"https://github.com/citation-style-language/schema/raw/master/csl-citation.json"} </w:instrText>
      </w:r>
      <w:r w:rsidR="00273D71" w:rsidRPr="001352DE">
        <w:fldChar w:fldCharType="separate"/>
      </w:r>
      <w:r w:rsidR="00273D71" w:rsidRPr="001352DE">
        <w:t>(Hussey &amp; Drake, 2020b)</w:t>
      </w:r>
      <w:r w:rsidR="00273D71" w:rsidRPr="001352DE">
        <w:fldChar w:fldCharType="end"/>
      </w:r>
      <w:r w:rsidR="00AD1EB3" w:rsidRPr="001352DE">
        <w:t>.</w:t>
      </w:r>
      <w:r w:rsidR="00165F16" w:rsidRPr="001352DE">
        <w:t xml:space="preserve"> </w:t>
      </w:r>
      <w:r w:rsidR="00273D71" w:rsidRPr="001352DE">
        <w:t xml:space="preserve">Regardless of what label is used, there appears to be consensus that deviation from the zero point is often not exclusively due to the relation among the </w:t>
      </w:r>
      <w:r w:rsidR="007D49AB" w:rsidRPr="001352DE">
        <w:t>sample</w:t>
      </w:r>
      <w:r w:rsidR="00273D71" w:rsidRPr="001352DE">
        <w:t xml:space="preserve"> and </w:t>
      </w:r>
      <w:r w:rsidR="007D49AB" w:rsidRPr="001352DE">
        <w:t>target</w:t>
      </w:r>
      <w:r w:rsidR="00273D71" w:rsidRPr="001352DE">
        <w:t xml:space="preserve"> stimuli within the task. A necessary implication of this is that the zero point </w:t>
      </w:r>
      <w:r w:rsidR="00903A16" w:rsidRPr="001352DE">
        <w:t>(</w:t>
      </w:r>
      <w:r w:rsidR="00903A16" w:rsidRPr="001352DE">
        <w:rPr>
          <w:i/>
          <w:iCs/>
        </w:rPr>
        <w:t>D</w:t>
      </w:r>
      <w:r w:rsidR="00903A16" w:rsidRPr="001352DE">
        <w:t xml:space="preserve"> = 0) cannot be inferred to represent no bias (</w:t>
      </w:r>
      <w:r w:rsidR="00C934F6" w:rsidRPr="001352DE">
        <w:t xml:space="preserve">agnostic to whatever that bias may represent for a </w:t>
      </w:r>
      <w:r w:rsidR="00C934F6" w:rsidRPr="001352DE">
        <w:t xml:space="preserve">given community of researchers, e.g., </w:t>
      </w:r>
      <w:r w:rsidR="00903A16" w:rsidRPr="001352DE">
        <w:t>implicit attitudes vs</w:t>
      </w:r>
      <w:r w:rsidR="00C934F6" w:rsidRPr="001352DE">
        <w:t>.</w:t>
      </w:r>
      <w:r w:rsidR="00903A16" w:rsidRPr="001352DE">
        <w:t xml:space="preserve"> the impact of a history of relational responding). </w:t>
      </w:r>
      <w:r w:rsidR="00AD1EB3" w:rsidRPr="001352DE">
        <w:t xml:space="preserve">As such, in addition to the previous analysis that estimated the </w:t>
      </w:r>
      <w:r w:rsidR="00165F16" w:rsidRPr="001352DE">
        <w:t xml:space="preserve">proportion of </w:t>
      </w:r>
      <w:r w:rsidR="00AD1EB3" w:rsidRPr="001352DE">
        <w:rPr>
          <w:i/>
          <w:iCs/>
        </w:rPr>
        <w:t>D</w:t>
      </w:r>
      <w:r w:rsidR="00AD1EB3" w:rsidRPr="001352DE">
        <w:t xml:space="preserve"> scores that are </w:t>
      </w:r>
      <w:r w:rsidR="00165F16" w:rsidRPr="001352DE">
        <w:t xml:space="preserve">different from </w:t>
      </w:r>
      <w:r w:rsidR="00C934F6" w:rsidRPr="001352DE">
        <w:t xml:space="preserve">the </w:t>
      </w:r>
      <w:r w:rsidR="00165F16" w:rsidRPr="001352DE">
        <w:t>zero</w:t>
      </w:r>
      <w:r w:rsidR="00C934F6" w:rsidRPr="001352DE">
        <w:t xml:space="preserve"> point</w:t>
      </w:r>
      <w:r w:rsidR="00AD1EB3" w:rsidRPr="001352DE">
        <w:t xml:space="preserve">, it is useful to also estimate the </w:t>
      </w:r>
      <w:r w:rsidR="00165F16" w:rsidRPr="001352DE">
        <w:t xml:space="preserve">proportion of </w:t>
      </w:r>
      <w:r w:rsidR="00165F16" w:rsidRPr="001352DE">
        <w:rPr>
          <w:i/>
          <w:iCs/>
        </w:rPr>
        <w:t>D</w:t>
      </w:r>
      <w:r w:rsidR="00165F16" w:rsidRPr="001352DE">
        <w:t xml:space="preserve"> scores </w:t>
      </w:r>
      <w:r w:rsidR="00AD1EB3" w:rsidRPr="001352DE">
        <w:t xml:space="preserve">that can be shown to </w:t>
      </w:r>
      <w:r w:rsidR="00165F16" w:rsidRPr="001352DE">
        <w:t>differ from one another</w:t>
      </w:r>
      <w:r w:rsidR="000C50B8" w:rsidRPr="001352DE">
        <w:t xml:space="preserve">, </w:t>
      </w:r>
      <w:r w:rsidR="00571284" w:rsidRPr="001352DE">
        <w:t xml:space="preserve">which is </w:t>
      </w:r>
      <w:r w:rsidR="000C50B8" w:rsidRPr="001352DE">
        <w:t>agnostic to any one specific point.</w:t>
      </w:r>
      <w:r w:rsidR="00AD1EB3" w:rsidRPr="001352DE">
        <w:t xml:space="preserve"> That is, rather than comparing </w:t>
      </w:r>
      <w:r w:rsidR="000B2B81" w:rsidRPr="001352DE">
        <w:t xml:space="preserve">a given individual’s </w:t>
      </w:r>
      <w:r w:rsidR="000B2B81" w:rsidRPr="001352DE">
        <w:rPr>
          <w:i/>
          <w:iCs/>
        </w:rPr>
        <w:t>D</w:t>
      </w:r>
      <w:r w:rsidR="000B2B81" w:rsidRPr="001352DE">
        <w:t xml:space="preserve"> score’s 95% Confidence Interval against zero, we can compare it against all other participants’ </w:t>
      </w:r>
      <w:r w:rsidR="000B2B81" w:rsidRPr="001352DE">
        <w:rPr>
          <w:i/>
          <w:iCs/>
        </w:rPr>
        <w:t>D</w:t>
      </w:r>
      <w:r w:rsidR="000B2B81" w:rsidRPr="001352DE">
        <w:t xml:space="preserve"> scores (within the same trial type and domain). </w:t>
      </w:r>
      <w:r w:rsidR="005B0F8A" w:rsidRPr="001352DE">
        <w:t xml:space="preserve">We can refer to this as an assessment of the discriminability of an individual’s </w:t>
      </w:r>
      <w:r w:rsidR="005B0F8A" w:rsidRPr="001352DE">
        <w:rPr>
          <w:i/>
          <w:iCs/>
        </w:rPr>
        <w:t>D</w:t>
      </w:r>
      <w:r w:rsidR="005B0F8A" w:rsidRPr="001352DE">
        <w:t xml:space="preserve"> score from other participants scores. </w:t>
      </w:r>
      <w:r w:rsidR="00760F7F" w:rsidRPr="001352DE">
        <w:t xml:space="preserve">If the IRAP has utility at the individual level, participants scores on the IRAP should be discriminable from other participants scores (i.e., there should be detectable variation between participants). </w:t>
      </w:r>
    </w:p>
    <w:p w14:paraId="0AAAB58F" w14:textId="4F1C4F4D" w:rsidR="000823F5" w:rsidRPr="001352DE" w:rsidRDefault="002F6C88" w:rsidP="00D21ABA">
      <w:r w:rsidRPr="001352DE">
        <w:t>The difference between two estimates is often assessed through the non-overlap of their confidence intervals. However, this can be shown to be an overly conservative approach</w:t>
      </w:r>
      <w:r w:rsidR="007246D5" w:rsidRPr="001352DE">
        <w:t xml:space="preserve"> on the basis that significant differences can exist when there is a slight overlap in intervals</w:t>
      </w:r>
      <w:r w:rsidR="000823F5" w:rsidRPr="001352DE">
        <w:t>. As such, the more appropriate and liberal test is to assess the confidence interval on the difference score between the two estimates. This point was made particularly clearly in a report by the Cornell Statistical Consulting Unit</w:t>
      </w:r>
      <w:r w:rsidR="00DE1174" w:rsidRPr="001352DE">
        <w:t xml:space="preserve"> </w:t>
      </w:r>
      <w:r w:rsidR="00DE1174" w:rsidRPr="001352DE">
        <w:fldChar w:fldCharType="begin"/>
      </w:r>
      <w:r w:rsidR="000823F5" w:rsidRPr="001352DE">
        <w:instrText xml:space="preserve"> ADDIN ZOTERO_ITEM CSL_CITATION {"citationID":"5g4nLfoc","properties":{"formattedCitation":"(2008)","plainCitation":"(2008)","noteIndex":0},"citationItems":[{"id":10189,"uris":["http://zotero.org/users/1687755/items/AW9TPKCQ"],"itemData":{"id":10189,"type":"report","genre":"Statnews","language":"en","number":"#73","publisher":"Cornell University","source":"Zotero","title":"Overlapping Confidence Intervals and Statistical Significance","author":[{"literal":"Cornell Statistical Consulting Unit"}],"issued":{"date-parts":[["2008"]]}},"label":"page","suppress-author":true}],"schema":"https://github.com/citation-style-language/schema/raw/master/csl-citation.json"} </w:instrText>
      </w:r>
      <w:r w:rsidR="00DE1174" w:rsidRPr="001352DE">
        <w:fldChar w:fldCharType="separate"/>
      </w:r>
      <w:r w:rsidR="000823F5" w:rsidRPr="001352DE">
        <w:t>(2008)</w:t>
      </w:r>
      <w:r w:rsidR="00DE1174" w:rsidRPr="001352DE">
        <w:fldChar w:fldCharType="end"/>
      </w:r>
      <w:r w:rsidR="000823F5" w:rsidRPr="001352DE">
        <w:t xml:space="preserve">, whose formula </w:t>
      </w:r>
      <w:r w:rsidR="00E4731C" w:rsidRPr="001352DE">
        <w:t xml:space="preserve">(p.2) </w:t>
      </w:r>
      <w:r w:rsidR="000823F5" w:rsidRPr="001352DE">
        <w:t xml:space="preserve">was used to assess pairwise differences between scores: the null hypothesis was rejected when </w:t>
      </w:r>
    </w:p>
    <w:p w14:paraId="2F1B02A4" w14:textId="68A69256" w:rsidR="00E4731C" w:rsidRPr="001352DE" w:rsidRDefault="00000000">
      <w:pPr>
        <w:ind w:firstLine="0"/>
        <w:jc w:val="center"/>
        <w:pPrChange w:id="295" w:author="Microsoft Office User" w:date="2022-10-05T00:35:00Z">
          <w:pPr/>
        </w:pPrChange>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 xml:space="preserve">&gt;1.96×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SE</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SE</m:t>
                </m:r>
              </m:e>
              <m:sub>
                <m:r>
                  <m:rPr>
                    <m:sty m:val="p"/>
                  </m:rPr>
                  <w:rPr>
                    <w:rFonts w:ascii="Cambria Math" w:hAnsi="Cambria Math"/>
                  </w:rPr>
                  <m:t>2</m:t>
                </m:r>
              </m:sub>
              <m:sup>
                <m:r>
                  <m:rPr>
                    <m:sty m:val="p"/>
                  </m:rPr>
                  <w:rPr>
                    <w:rFonts w:ascii="Cambria Math" w:hAnsi="Cambria Math"/>
                  </w:rPr>
                  <m:t>2</m:t>
                </m:r>
              </m:sup>
            </m:sSubSup>
          </m:e>
        </m:rad>
      </m:oMath>
      <w:ins w:id="296" w:author="Microsoft Office User" w:date="2022-10-05T00:34:00Z">
        <w:r w:rsidR="00E91886">
          <w:t xml:space="preserve"> </w:t>
        </w:r>
      </w:ins>
      <w:ins w:id="297" w:author="Microsoft Office User" w:date="2022-10-05T00:35:00Z">
        <w:r w:rsidR="00E91886">
          <w:t>.</w:t>
        </w:r>
      </w:ins>
    </w:p>
    <w:p w14:paraId="7BA7C237" w14:textId="2A0F2B3D" w:rsidR="003B005C" w:rsidRPr="001352DE" w:rsidRDefault="00DA371F" w:rsidP="00D21ABA">
      <w:r w:rsidRPr="001352DE">
        <w:t xml:space="preserve">The proportion of </w:t>
      </w:r>
      <w:r w:rsidR="00870B64" w:rsidRPr="001352DE">
        <w:t xml:space="preserve">scores that </w:t>
      </w:r>
      <w:r w:rsidRPr="001352DE">
        <w:t>that could be discriminated from other</w:t>
      </w:r>
      <w:r w:rsidR="00870B64" w:rsidRPr="001352DE">
        <w:t xml:space="preserve"> </w:t>
      </w:r>
      <w:r w:rsidRPr="001352DE">
        <w:t xml:space="preserve">scores </w:t>
      </w:r>
      <w:r w:rsidR="00870B64" w:rsidRPr="001352DE">
        <w:t xml:space="preserve">(i.e., the proportion of significant differences) </w:t>
      </w:r>
      <w:r w:rsidRPr="001352DE">
        <w:t xml:space="preserve">was then </w:t>
      </w:r>
      <w:r w:rsidR="00E40EF7" w:rsidRPr="001352DE">
        <w:t xml:space="preserve">calculated and its 95% Confidence Intervals </w:t>
      </w:r>
      <w:r w:rsidRPr="001352DE">
        <w:t xml:space="preserve">estimated via bootstrapping. </w:t>
      </w:r>
      <w:r w:rsidR="006F2744" w:rsidRPr="001352DE">
        <w:t xml:space="preserve">In order to only compare like with like, </w:t>
      </w:r>
      <w:r w:rsidR="00DA624F" w:rsidRPr="001352DE">
        <w:t>these</w:t>
      </w:r>
      <w:r w:rsidR="006F2744" w:rsidRPr="001352DE">
        <w:t xml:space="preserve"> were </w:t>
      </w:r>
      <w:r w:rsidR="00DA624F" w:rsidRPr="001352DE">
        <w:t>calculated</w:t>
      </w:r>
      <w:r w:rsidR="006F2744" w:rsidRPr="001352DE">
        <w:t xml:space="preserve"> within domain and trial type. </w:t>
      </w:r>
      <w:r w:rsidR="00EB78CA" w:rsidRPr="001352DE">
        <w:t xml:space="preserve">Figure </w:t>
      </w:r>
      <w:r w:rsidR="00A92D55" w:rsidRPr="001352DE">
        <w:t>3</w:t>
      </w:r>
      <w:r w:rsidR="00EB78CA" w:rsidRPr="001352DE">
        <w:t xml:space="preserve"> </w:t>
      </w:r>
      <w:r w:rsidR="00293C2C" w:rsidRPr="001352DE">
        <w:t>illustrates</w:t>
      </w:r>
      <w:r w:rsidR="00EB78CA" w:rsidRPr="001352DE">
        <w:t xml:space="preserve"> the proportion of </w:t>
      </w:r>
      <w:r w:rsidR="00744BDE" w:rsidRPr="001352DE">
        <w:t>other</w:t>
      </w:r>
      <w:r w:rsidR="00EB78CA" w:rsidRPr="001352DE">
        <w:t xml:space="preserve"> </w:t>
      </w:r>
      <w:r w:rsidR="00EB78CA" w:rsidRPr="001352DE">
        <w:rPr>
          <w:i/>
          <w:iCs/>
        </w:rPr>
        <w:t>D</w:t>
      </w:r>
      <w:r w:rsidR="00EB78CA" w:rsidRPr="001352DE">
        <w:t xml:space="preserve"> and PI scores </w:t>
      </w:r>
      <w:r w:rsidR="00744BDE" w:rsidRPr="001352DE">
        <w:t xml:space="preserve">that a given individual’s score can be discriminated from </w:t>
      </w:r>
      <w:r w:rsidR="00EB78CA" w:rsidRPr="001352DE">
        <w:t>for each trial type and domain.</w:t>
      </w:r>
      <w:r w:rsidR="00426E5C" w:rsidRPr="001352DE">
        <w:t xml:space="preserve"> The plot suggests significant heterogeneity may be present between the trial </w:t>
      </w:r>
      <w:r w:rsidR="001939A0" w:rsidRPr="001352DE">
        <w:t>types</w:t>
      </w:r>
      <w:r w:rsidR="00426E5C" w:rsidRPr="001352DE">
        <w:t xml:space="preserve"> and domains.</w:t>
      </w:r>
    </w:p>
    <w:p w14:paraId="571250B8" w14:textId="33134AA4" w:rsidR="00557411" w:rsidRPr="001352DE" w:rsidRDefault="003678E4" w:rsidP="00CE5F31">
      <w:r w:rsidRPr="001352DE">
        <w:t>The estimates were then subjected to a similar analysis as the previous one</w:t>
      </w:r>
      <w:r w:rsidR="00147FCF" w:rsidRPr="001352DE">
        <w:t>, with identical transformations, weightings, and both fixed and random effect specifications. Only the dependent variable was changed to the proportion of discriminable scores.</w:t>
      </w:r>
      <w:r w:rsidR="00797560" w:rsidRPr="001352DE">
        <w:t xml:space="preserve"> Results </w:t>
      </w:r>
      <w:r w:rsidR="006E0470" w:rsidRPr="001352DE">
        <w:t xml:space="preserve">of model 2 </w:t>
      </w:r>
      <w:r w:rsidR="00797560" w:rsidRPr="001352DE">
        <w:t xml:space="preserve">demonstrated that, across domains and trial types, the meta-analytic proportion of </w:t>
      </w:r>
      <w:r w:rsidR="00797560" w:rsidRPr="001352DE">
        <w:rPr>
          <w:i/>
          <w:iCs/>
        </w:rPr>
        <w:t>D</w:t>
      </w:r>
      <w:r w:rsidR="00797560" w:rsidRPr="001352DE">
        <w:t xml:space="preserve"> scores that </w:t>
      </w:r>
      <w:r w:rsidR="003A1D00" w:rsidRPr="001352DE">
        <w:t>were</w:t>
      </w:r>
      <w:r w:rsidR="00797560" w:rsidRPr="001352DE">
        <w:t xml:space="preserve"> found to </w:t>
      </w:r>
      <w:r w:rsidR="00C03D7F" w:rsidRPr="001352DE">
        <w:t xml:space="preserve">be discriminable from one another </w:t>
      </w:r>
      <w:r w:rsidR="00797560" w:rsidRPr="001352DE">
        <w:t xml:space="preserve">was </w:t>
      </w:r>
      <m:oMath>
        <m:r>
          <w:rPr>
            <w:rFonts w:ascii="Cambria Math" w:hAnsi="Cambria Math"/>
          </w:rPr>
          <m:t>θ</m:t>
        </m:r>
      </m:oMath>
      <w:r w:rsidR="00797560" w:rsidRPr="001352DE">
        <w:rPr>
          <w:i/>
          <w:iCs/>
        </w:rPr>
        <w:t xml:space="preserve"> </w:t>
      </w:r>
      <w:r w:rsidR="00797560" w:rsidRPr="001352DE">
        <w:t>=</w:t>
      </w:r>
      <w:r w:rsidR="00797560" w:rsidRPr="001352DE">
        <w:rPr>
          <w:i/>
          <w:iCs/>
        </w:rPr>
        <w:t xml:space="preserve"> </w:t>
      </w:r>
      <w:r w:rsidR="00797560" w:rsidRPr="001352DE">
        <w:t>0.</w:t>
      </w:r>
      <w:r w:rsidR="004E4655" w:rsidRPr="001352DE">
        <w:t>0</w:t>
      </w:r>
      <w:r w:rsidR="00EE4A9C" w:rsidRPr="001352DE">
        <w:t>8</w:t>
      </w:r>
      <w:r w:rsidR="00797560" w:rsidRPr="001352DE">
        <w:t>, 95% CI [0.</w:t>
      </w:r>
      <w:r w:rsidR="004E4655" w:rsidRPr="001352DE">
        <w:t>0</w:t>
      </w:r>
      <w:r w:rsidR="00EE4A9C" w:rsidRPr="001352DE">
        <w:t>6</w:t>
      </w:r>
      <w:r w:rsidR="00797560" w:rsidRPr="001352DE">
        <w:t>, 0.</w:t>
      </w:r>
      <w:r w:rsidR="00EE4A9C" w:rsidRPr="001352DE">
        <w:t>11</w:t>
      </w:r>
      <w:r w:rsidR="00797560" w:rsidRPr="001352DE">
        <w:t>], 95% PI [0.</w:t>
      </w:r>
      <w:r w:rsidR="00CA5BC7" w:rsidRPr="001352DE">
        <w:t>0</w:t>
      </w:r>
      <w:r w:rsidR="00EE4A9C" w:rsidRPr="001352DE">
        <w:t>2</w:t>
      </w:r>
      <w:r w:rsidR="00797560" w:rsidRPr="001352DE">
        <w:t>, 0.</w:t>
      </w:r>
      <w:r w:rsidR="00EE4A9C" w:rsidRPr="001352DE">
        <w:t>3</w:t>
      </w:r>
      <w:r w:rsidR="00EC792D" w:rsidRPr="001352DE">
        <w:t>5</w:t>
      </w:r>
      <w:r w:rsidR="00797560" w:rsidRPr="001352DE">
        <w:t>]</w:t>
      </w:r>
      <w:r w:rsidR="001565A6" w:rsidRPr="001352DE">
        <w:t xml:space="preserve"> (see Figure </w:t>
      </w:r>
      <w:r w:rsidR="00F34FA9" w:rsidRPr="001352DE">
        <w:t>5</w:t>
      </w:r>
      <w:r w:rsidR="001565A6" w:rsidRPr="001352DE">
        <w:t xml:space="preserve">, middle panel, </w:t>
      </w:r>
      <w:r w:rsidR="001565A6" w:rsidRPr="001352DE">
        <w:rPr>
          <w:i/>
          <w:iCs/>
        </w:rPr>
        <w:t>D</w:t>
      </w:r>
      <w:r w:rsidR="001565A6" w:rsidRPr="001352DE">
        <w:t xml:space="preserve"> scores)</w:t>
      </w:r>
      <w:r w:rsidR="00797560" w:rsidRPr="001352DE">
        <w:t xml:space="preserve">. To </w:t>
      </w:r>
      <w:r w:rsidR="003D1003" w:rsidRPr="001352DE">
        <w:t xml:space="preserve">again </w:t>
      </w:r>
      <w:r w:rsidR="00797560" w:rsidRPr="001352DE">
        <w:t xml:space="preserve">put the prediction interval in simple terms: across a wide variety of domains, some assessed via multiple different stimulus sets, and </w:t>
      </w:r>
      <w:r w:rsidR="00797560" w:rsidRPr="001352DE">
        <w:lastRenderedPageBreak/>
        <w:t xml:space="preserve">even between different trial types, only </w:t>
      </w:r>
      <w:r w:rsidR="006C597F" w:rsidRPr="001352DE">
        <w:t>2</w:t>
      </w:r>
      <w:r w:rsidR="003C3A90" w:rsidRPr="001352DE">
        <w:t>–</w:t>
      </w:r>
      <w:r w:rsidR="006C597F" w:rsidRPr="001352DE">
        <w:t>3</w:t>
      </w:r>
      <w:r w:rsidR="00B76B9F" w:rsidRPr="001352DE">
        <w:t>5</w:t>
      </w:r>
      <w:r w:rsidR="00797560" w:rsidRPr="001352DE">
        <w:t xml:space="preserve">% of </w:t>
      </w:r>
      <w:r w:rsidR="004654BD" w:rsidRPr="001352DE">
        <w:t xml:space="preserve">individuals’ </w:t>
      </w:r>
      <w:r w:rsidR="00797560" w:rsidRPr="001352DE">
        <w:rPr>
          <w:i/>
          <w:iCs/>
        </w:rPr>
        <w:t>D</w:t>
      </w:r>
      <w:r w:rsidR="00797560" w:rsidRPr="001352DE">
        <w:t xml:space="preserve"> scores were found to be </w:t>
      </w:r>
      <w:r w:rsidR="004654BD" w:rsidRPr="001352DE">
        <w:t xml:space="preserve">discriminable </w:t>
      </w:r>
      <w:r w:rsidR="00797560" w:rsidRPr="001352DE">
        <w:t xml:space="preserve">from the </w:t>
      </w:r>
      <w:r w:rsidR="004654BD" w:rsidRPr="001352DE">
        <w:t xml:space="preserve">other individuals’ </w:t>
      </w:r>
      <w:r w:rsidR="004654BD" w:rsidRPr="001352DE">
        <w:rPr>
          <w:i/>
          <w:iCs/>
        </w:rPr>
        <w:t>D</w:t>
      </w:r>
      <w:r w:rsidR="004654BD" w:rsidRPr="001352DE">
        <w:t xml:space="preserve"> scores within the same domain and trial type</w:t>
      </w:r>
      <w:r w:rsidR="0067405F" w:rsidRPr="001352DE">
        <w:t xml:space="preserve">, typically </w:t>
      </w:r>
      <w:r w:rsidR="006C597F" w:rsidRPr="001352DE">
        <w:t>8</w:t>
      </w:r>
      <w:r w:rsidR="0067405F" w:rsidRPr="001352DE">
        <w:t>%</w:t>
      </w:r>
      <w:r w:rsidR="00797560" w:rsidRPr="001352DE">
        <w:t xml:space="preserve">. </w:t>
      </w:r>
      <w:r w:rsidR="001140B9" w:rsidRPr="001352DE">
        <w:t xml:space="preserve">As there was little detectable variation between individuals’ </w:t>
      </w:r>
      <w:r w:rsidR="001140B9" w:rsidRPr="001352DE">
        <w:rPr>
          <w:i/>
          <w:iCs/>
        </w:rPr>
        <w:t>D</w:t>
      </w:r>
      <w:r w:rsidR="001140B9" w:rsidRPr="001352DE">
        <w:t xml:space="preserve"> scores, this is an additional line of evidence that suggests the IRAP does not have utility at the individual level.</w:t>
      </w:r>
    </w:p>
    <w:p w14:paraId="7F390531" w14:textId="52BEF82E" w:rsidR="003C3430" w:rsidRDefault="00915351" w:rsidP="003C3430">
      <w:r w:rsidRPr="001352DE">
        <w:rPr>
          <w:b/>
          <w:bCs/>
        </w:rPr>
        <w:t>Proportion of observed range covered by individual scores</w:t>
      </w:r>
      <w:r w:rsidR="004945EF" w:rsidRPr="001352DE">
        <w:rPr>
          <w:b/>
          <w:bCs/>
        </w:rPr>
        <w:t>.</w:t>
      </w:r>
      <w:r w:rsidR="004945EF" w:rsidRPr="001352DE">
        <w:t xml:space="preserve"> It </w:t>
      </w:r>
      <w:r w:rsidR="002A3868" w:rsidRPr="001352DE">
        <w:t xml:space="preserve">is also </w:t>
      </w:r>
      <w:r w:rsidR="00D61435" w:rsidRPr="001352DE">
        <w:t xml:space="preserve">useful and </w:t>
      </w:r>
      <w:r w:rsidR="002A3868" w:rsidRPr="001352DE">
        <w:t xml:space="preserve">important to understand </w:t>
      </w:r>
      <w:r w:rsidR="00D61435" w:rsidRPr="001352DE">
        <w:t xml:space="preserve">an individual </w:t>
      </w:r>
      <w:r w:rsidR="00D61435" w:rsidRPr="001352DE">
        <w:rPr>
          <w:i/>
          <w:iCs/>
        </w:rPr>
        <w:t>D</w:t>
      </w:r>
      <w:r w:rsidR="00D61435" w:rsidRPr="001352DE">
        <w:t xml:space="preserve"> score’s </w:t>
      </w:r>
      <w:r w:rsidR="002A3868" w:rsidRPr="001352DE">
        <w:t xml:space="preserve">confidence interval width in the context of the </w:t>
      </w:r>
      <w:r w:rsidR="00D61435" w:rsidRPr="001352DE">
        <w:t>maximum</w:t>
      </w:r>
      <w:r w:rsidR="002A3868" w:rsidRPr="001352DE">
        <w:t xml:space="preserve"> range</w:t>
      </w:r>
      <w:r w:rsidR="00D61435" w:rsidRPr="001352DE">
        <w:t xml:space="preserve"> of scores</w:t>
      </w:r>
      <w:r w:rsidR="002A3868" w:rsidRPr="001352DE">
        <w:t xml:space="preserve">. </w:t>
      </w:r>
      <w:r w:rsidR="00BA469D" w:rsidRPr="001352DE">
        <w:t xml:space="preserve">Loosely speaking, if </w:t>
      </w:r>
      <w:r w:rsidR="001E498A" w:rsidRPr="001352DE">
        <w:t xml:space="preserve">scores on a given </w:t>
      </w:r>
      <w:r w:rsidR="00BA469D" w:rsidRPr="001352DE">
        <w:t xml:space="preserve">depression scale </w:t>
      </w:r>
      <w:r w:rsidR="001E498A" w:rsidRPr="001352DE">
        <w:t xml:space="preserve">told </w:t>
      </w:r>
      <w:r w:rsidR="000D7B49" w:rsidRPr="001352DE">
        <w:t>us</w:t>
      </w:r>
      <w:r w:rsidR="001E498A" w:rsidRPr="001352DE">
        <w:t xml:space="preserve"> that a</w:t>
      </w:r>
      <w:r w:rsidR="003A217A" w:rsidRPr="001352DE">
        <w:t xml:space="preserve"> given </w:t>
      </w:r>
      <w:r w:rsidR="001E498A" w:rsidRPr="001352DE">
        <w:t xml:space="preserve">individual lay in the range of 2 to 8, it </w:t>
      </w:r>
      <w:r w:rsidR="00E31384" w:rsidRPr="001352DE">
        <w:t>would be</w:t>
      </w:r>
      <w:r w:rsidR="001E498A" w:rsidRPr="001352DE">
        <w:t xml:space="preserve"> important to know whether the maximum range of the scale is 1 to 100</w:t>
      </w:r>
      <w:r w:rsidR="003507E0" w:rsidRPr="001352DE">
        <w:t xml:space="preserve"> (</w:t>
      </w:r>
      <w:r w:rsidR="001E498A" w:rsidRPr="001352DE">
        <w:t xml:space="preserve">in which case the individual </w:t>
      </w:r>
      <w:r w:rsidR="003507E0" w:rsidRPr="001352DE">
        <w:t>could meaningfully be said to be</w:t>
      </w:r>
      <w:r w:rsidR="001E498A" w:rsidRPr="001352DE">
        <w:t xml:space="preserve"> on the low</w:t>
      </w:r>
      <w:r w:rsidR="003507E0" w:rsidRPr="001352DE">
        <w:t>er</w:t>
      </w:r>
      <w:r w:rsidR="001E498A" w:rsidRPr="001352DE">
        <w:t xml:space="preserve"> end</w:t>
      </w:r>
      <w:r w:rsidR="003507E0" w:rsidRPr="001352DE">
        <w:t xml:space="preserve"> of the scale’s continuum) </w:t>
      </w:r>
      <w:r w:rsidR="001E498A" w:rsidRPr="001352DE">
        <w:t>or 1 to 10</w:t>
      </w:r>
      <w:r w:rsidR="003507E0" w:rsidRPr="001352DE">
        <w:t xml:space="preserve"> (</w:t>
      </w:r>
      <w:r w:rsidR="001E498A" w:rsidRPr="001352DE">
        <w:t xml:space="preserve">in which </w:t>
      </w:r>
      <w:r w:rsidR="003507E0" w:rsidRPr="001352DE">
        <w:t xml:space="preserve">case </w:t>
      </w:r>
      <w:r w:rsidR="001E498A" w:rsidRPr="001352DE">
        <w:t xml:space="preserve">little </w:t>
      </w:r>
      <w:r w:rsidR="003507E0" w:rsidRPr="001352DE">
        <w:t>could</w:t>
      </w:r>
      <w:r w:rsidR="001E498A" w:rsidRPr="001352DE">
        <w:t xml:space="preserve"> be said about </w:t>
      </w:r>
      <w:r w:rsidR="00026DBB" w:rsidRPr="001352DE">
        <w:t xml:space="preserve">where </w:t>
      </w:r>
      <w:r w:rsidR="001E498A" w:rsidRPr="001352DE">
        <w:t xml:space="preserve">the individual </w:t>
      </w:r>
      <w:r w:rsidR="00026DBB" w:rsidRPr="001352DE">
        <w:t>lies on the continuum</w:t>
      </w:r>
      <w:r w:rsidR="003507E0" w:rsidRPr="001352DE">
        <w:t xml:space="preserve">). If most participants lie within a large portion of all observed scores, and there is assume that there should be genuine variation between individuals, then </w:t>
      </w:r>
      <w:r w:rsidR="001E498A" w:rsidRPr="001352DE">
        <w:t xml:space="preserve">the scale may have little utility. </w:t>
      </w:r>
      <w:r w:rsidR="00955727" w:rsidRPr="001352DE">
        <w:t xml:space="preserve">If the IRAP has utility at the individual level, </w:t>
      </w:r>
      <w:r w:rsidR="009802CB" w:rsidRPr="001352DE">
        <w:t xml:space="preserve">a given </w:t>
      </w:r>
      <w:r w:rsidR="00955727" w:rsidRPr="001352DE">
        <w:t>participant</w:t>
      </w:r>
      <w:r w:rsidR="009802CB" w:rsidRPr="001352DE">
        <w:t>’s estimated score</w:t>
      </w:r>
      <w:r w:rsidR="00955727" w:rsidRPr="001352DE">
        <w:t xml:space="preserve"> on the IRAP should be </w:t>
      </w:r>
      <w:r w:rsidR="009802CB" w:rsidRPr="001352DE">
        <w:t xml:space="preserve">cover a relatively small proportion of the total observed range of all participants’ intervals </w:t>
      </w:r>
      <w:r w:rsidR="00955727" w:rsidRPr="001352DE">
        <w:t xml:space="preserve">(i.e., </w:t>
      </w:r>
      <w:r w:rsidR="00974FF0" w:rsidRPr="001352DE">
        <w:t>individuals</w:t>
      </w:r>
      <w:r w:rsidR="00210FA4" w:rsidRPr="001352DE">
        <w:t>’ scores should exclude them from large proportions of the observed continuum</w:t>
      </w:r>
      <w:r w:rsidR="00955727" w:rsidRPr="001352DE">
        <w:t>).</w:t>
      </w:r>
    </w:p>
    <w:p w14:paraId="4FCB649C" w14:textId="77777777" w:rsidR="003C3430" w:rsidRPr="001352DE" w:rsidRDefault="003C3430" w:rsidP="003C3430"/>
    <w:p w14:paraId="33A86A9C" w14:textId="77777777" w:rsidR="00C613AC" w:rsidRDefault="00C613AC">
      <w:pPr>
        <w:spacing w:line="480" w:lineRule="auto"/>
        <w:ind w:firstLine="720"/>
        <w:jc w:val="left"/>
        <w:rPr>
          <w:ins w:id="298" w:author="Microsoft Office User" w:date="2022-10-05T00:48:00Z"/>
        </w:rPr>
      </w:pPr>
      <w:ins w:id="299" w:author="Microsoft Office User" w:date="2022-10-05T00:48:00Z">
        <w:r>
          <w:br w:type="page"/>
        </w:r>
      </w:ins>
    </w:p>
    <w:p w14:paraId="48DFA3F1" w14:textId="452EE8DE" w:rsidR="003C3430" w:rsidDel="00C613AC" w:rsidRDefault="003C3430" w:rsidP="003C3430">
      <w:pPr>
        <w:ind w:firstLine="0"/>
        <w:rPr>
          <w:del w:id="300" w:author="Microsoft Office User" w:date="2022-10-05T00:48:00Z"/>
        </w:rPr>
      </w:pPr>
      <w:del w:id="301" w:author="Microsoft Office User" w:date="2022-10-05T00:48:00Z">
        <w:r w:rsidRPr="001352DE" w:rsidDel="00C613AC">
          <w:rPr>
            <w:noProof/>
          </w:rPr>
          <w:lastRenderedPageBreak/>
          <w:drawing>
            <wp:inline distT="0" distB="0" distL="0" distR="0" wp14:anchorId="2EF97576" wp14:editId="6F53382B">
              <wp:extent cx="2816860" cy="2816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2828223" cy="2828223"/>
                      </a:xfrm>
                      <a:prstGeom prst="rect">
                        <a:avLst/>
                      </a:prstGeom>
                    </pic:spPr>
                  </pic:pic>
                </a:graphicData>
              </a:graphic>
            </wp:inline>
          </w:drawing>
        </w:r>
      </w:del>
    </w:p>
    <w:p w14:paraId="46A12446" w14:textId="79219BED" w:rsidR="003C3430" w:rsidRDefault="003C3430" w:rsidP="00C613AC">
      <w:pPr>
        <w:ind w:firstLine="0"/>
        <w:rPr>
          <w:ins w:id="302" w:author="Microsoft Office User" w:date="2022-10-05T00:48:00Z"/>
        </w:rPr>
      </w:pPr>
      <w:r w:rsidRPr="001352DE">
        <w:rPr>
          <w:b/>
          <w:bCs/>
        </w:rPr>
        <w:t>Figure 5.</w:t>
      </w:r>
      <w:r w:rsidRPr="001352DE">
        <w:t xml:space="preserve"> Results of meta-analyses 1 to 3 assessing the individual level utility of IRAP </w:t>
      </w:r>
      <w:r w:rsidRPr="001352DE">
        <w:rPr>
          <w:i/>
          <w:iCs/>
        </w:rPr>
        <w:t>D</w:t>
      </w:r>
      <w:r w:rsidRPr="001352DE">
        <w:t xml:space="preserve"> scores and comparing them with IRAP PI scores.</w:t>
      </w:r>
    </w:p>
    <w:p w14:paraId="1967D194" w14:textId="3EDFE59F" w:rsidR="00C613AC" w:rsidRDefault="00C613AC" w:rsidP="00C613AC">
      <w:pPr>
        <w:ind w:firstLine="0"/>
        <w:rPr>
          <w:ins w:id="303" w:author="Microsoft Office User" w:date="2022-10-05T00:48:00Z"/>
        </w:rPr>
      </w:pPr>
    </w:p>
    <w:p w14:paraId="2E78C9D9" w14:textId="5EAB51C3" w:rsidR="00C613AC" w:rsidDel="00C613AC" w:rsidRDefault="00C613AC">
      <w:pPr>
        <w:ind w:firstLine="0"/>
        <w:rPr>
          <w:del w:id="304" w:author="Microsoft Office User" w:date="2022-10-05T00:48:00Z"/>
        </w:rPr>
        <w:pPrChange w:id="305" w:author="Microsoft Office User" w:date="2022-10-05T00:48:00Z">
          <w:pPr>
            <w:pStyle w:val="TableFigure"/>
          </w:pPr>
        </w:pPrChange>
      </w:pPr>
      <w:ins w:id="306" w:author="Microsoft Office User" w:date="2022-10-05T00:48:00Z">
        <w:r>
          <w:rPr>
            <w:noProof/>
          </w:rPr>
          <w:drawing>
            <wp:inline distT="0" distB="0" distL="0" distR="0" wp14:anchorId="6D6C8D3D" wp14:editId="766D3EA4">
              <wp:extent cx="2732405" cy="273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2732405" cy="2732405"/>
                      </a:xfrm>
                      <a:prstGeom prst="rect">
                        <a:avLst/>
                      </a:prstGeom>
                    </pic:spPr>
                  </pic:pic>
                </a:graphicData>
              </a:graphic>
            </wp:inline>
          </w:drawing>
        </w:r>
      </w:ins>
    </w:p>
    <w:p w14:paraId="23989347" w14:textId="77777777" w:rsidR="003C3430" w:rsidRPr="003C3430" w:rsidRDefault="003C3430">
      <w:pPr>
        <w:ind w:firstLine="0"/>
        <w:pPrChange w:id="307" w:author="Microsoft Office User" w:date="2022-10-05T00:48:00Z">
          <w:pPr>
            <w:pStyle w:val="TableFigure"/>
          </w:pPr>
        </w:pPrChange>
      </w:pPr>
    </w:p>
    <w:p w14:paraId="2CC06B14" w14:textId="77777777" w:rsidR="003C3430" w:rsidRPr="001352DE" w:rsidRDefault="003C3430" w:rsidP="003C3430">
      <w:pPr>
        <w:ind w:firstLine="0"/>
      </w:pPr>
    </w:p>
    <w:p w14:paraId="69BB9AF6" w14:textId="72D8BD34" w:rsidR="00E66117" w:rsidRPr="001352DE" w:rsidRDefault="002A3868" w:rsidP="00E66117">
      <w:r w:rsidRPr="001352DE">
        <w:t xml:space="preserve">Although </w:t>
      </w:r>
      <w:r w:rsidRPr="001352DE">
        <w:rPr>
          <w:i/>
        </w:rPr>
        <w:t>D</w:t>
      </w:r>
      <w:r w:rsidRPr="001352DE">
        <w:t xml:space="preserve"> scores have a maximum </w:t>
      </w:r>
      <w:r w:rsidR="00B83BA5" w:rsidRPr="001352DE">
        <w:t>theoretical</w:t>
      </w:r>
      <w:r w:rsidRPr="001352DE">
        <w:t xml:space="preserve"> range of -2 to 2, such extreme values are not </w:t>
      </w:r>
      <w:r w:rsidR="001D3E7A" w:rsidRPr="001352DE">
        <w:t xml:space="preserve">typically </w:t>
      </w:r>
      <w:r w:rsidR="00730633" w:rsidRPr="001352DE">
        <w:t>observable</w:t>
      </w:r>
      <w:r w:rsidRPr="001352DE">
        <w:t xml:space="preserve">. </w:t>
      </w:r>
      <w:r w:rsidR="003F7418" w:rsidRPr="001352DE">
        <w:t xml:space="preserve">The observed range of </w:t>
      </w:r>
      <w:r w:rsidRPr="001352DE">
        <w:rPr>
          <w:i/>
        </w:rPr>
        <w:t>D</w:t>
      </w:r>
      <w:r w:rsidRPr="001352DE">
        <w:t xml:space="preserve"> score</w:t>
      </w:r>
      <w:r w:rsidR="00866CDA" w:rsidRPr="001352DE">
        <w:t>’s 95% Confidence Intervals</w:t>
      </w:r>
      <w:r w:rsidRPr="001352DE">
        <w:t xml:space="preserve"> </w:t>
      </w:r>
      <w:r w:rsidR="00C13572" w:rsidRPr="001352DE">
        <w:t xml:space="preserve">(i.e., from the lowest lower CI to the highest upper CI) </w:t>
      </w:r>
      <w:r w:rsidR="003F7418" w:rsidRPr="001352DE">
        <w:t>across all participants</w:t>
      </w:r>
      <w:r w:rsidR="00C13572" w:rsidRPr="001352DE">
        <w:t>, domains</w:t>
      </w:r>
      <w:r w:rsidR="008F00E5" w:rsidRPr="001352DE">
        <w:t>,</w:t>
      </w:r>
      <w:r w:rsidR="00C13572" w:rsidRPr="001352DE">
        <w:t xml:space="preserve"> and trial types</w:t>
      </w:r>
      <w:r w:rsidR="003F7418" w:rsidRPr="001352DE">
        <w:t xml:space="preserve"> </w:t>
      </w:r>
      <w:r w:rsidRPr="001352DE">
        <w:rPr>
          <w:color w:val="000000" w:themeColor="text1"/>
        </w:rPr>
        <w:t xml:space="preserve">was </w:t>
      </w:r>
      <w:r w:rsidRPr="001352DE">
        <w:rPr>
          <w:i/>
          <w:color w:val="000000" w:themeColor="text1"/>
        </w:rPr>
        <w:t>D</w:t>
      </w:r>
      <w:r w:rsidRPr="001352DE">
        <w:rPr>
          <w:color w:val="000000" w:themeColor="text1"/>
        </w:rPr>
        <w:t xml:space="preserve"> = </w:t>
      </w:r>
      <w:r w:rsidR="003304DA" w:rsidRPr="001352DE">
        <w:rPr>
          <w:color w:val="000000" w:themeColor="text1"/>
        </w:rPr>
        <w:t>-1.51 to 1.71</w:t>
      </w:r>
      <w:r w:rsidRPr="001352DE">
        <w:rPr>
          <w:color w:val="000000" w:themeColor="text1"/>
        </w:rPr>
        <w:t>.</w:t>
      </w:r>
      <w:r w:rsidR="006764F6" w:rsidRPr="001352DE">
        <w:rPr>
          <w:color w:val="000000" w:themeColor="text1"/>
        </w:rPr>
        <w:t xml:space="preserve"> </w:t>
      </w:r>
      <w:r w:rsidR="009179A6" w:rsidRPr="001352DE">
        <w:t>In order to estimate the proportion of the observed range covered by a given participant’s interval, the width of the interval was divided by the observed range of intervals within each trial type and domain</w:t>
      </w:r>
      <w:r w:rsidR="007C2D3E" w:rsidRPr="001352DE">
        <w:t>, and its mean and variance were then calculated</w:t>
      </w:r>
      <w:r w:rsidR="00384967" w:rsidRPr="001352DE">
        <w:t xml:space="preserve"> (see Figure 4)</w:t>
      </w:r>
      <w:r w:rsidR="007C2D3E" w:rsidRPr="001352DE">
        <w:t>.</w:t>
      </w:r>
      <w:r w:rsidR="009179A6" w:rsidRPr="001352DE">
        <w:t xml:space="preserve"> These proportions were </w:t>
      </w:r>
      <w:r w:rsidR="009C577E" w:rsidRPr="001352DE">
        <w:t xml:space="preserve">then subjected to a similar analysis as the previous two, with identical transformations, and both fixed and random effect specifications. </w:t>
      </w:r>
      <w:r w:rsidR="009179A6" w:rsidRPr="001352DE">
        <w:t>T</w:t>
      </w:r>
      <w:r w:rsidR="009C577E" w:rsidRPr="001352DE">
        <w:t xml:space="preserve">he dependent variable was changed to the proportion of </w:t>
      </w:r>
      <w:r w:rsidR="00946804" w:rsidRPr="001352DE">
        <w:t xml:space="preserve">the observed range covered by individual 95% Confidence </w:t>
      </w:r>
      <w:r w:rsidR="00055D50" w:rsidRPr="001352DE">
        <w:t>Intervals</w:t>
      </w:r>
      <w:r w:rsidR="009179A6" w:rsidRPr="001352DE">
        <w:t xml:space="preserve"> (within each trial type and domain)</w:t>
      </w:r>
      <w:r w:rsidR="00055D50" w:rsidRPr="001352DE">
        <w:t>.</w:t>
      </w:r>
      <w:r w:rsidR="009C577E" w:rsidRPr="001352DE">
        <w:t xml:space="preserve"> Results </w:t>
      </w:r>
      <w:r w:rsidR="0039603C" w:rsidRPr="001352DE">
        <w:t xml:space="preserve">of model 3 </w:t>
      </w:r>
      <w:r w:rsidR="009C577E" w:rsidRPr="001352DE">
        <w:t xml:space="preserve">demonstrated that, across domains and trial types, the meta-analytic proportion of </w:t>
      </w:r>
      <w:r w:rsidR="00C701AF" w:rsidRPr="001352DE">
        <w:t>the observed range covered by individual intervals</w:t>
      </w:r>
      <w:r w:rsidR="004B3474" w:rsidRPr="001352DE">
        <w:t xml:space="preserve"> </w:t>
      </w:r>
      <w:r w:rsidR="009C577E" w:rsidRPr="001352DE">
        <w:t xml:space="preserve">was </w:t>
      </w:r>
      <m:oMath>
        <m:r>
          <w:rPr>
            <w:rFonts w:ascii="Cambria Math" w:hAnsi="Cambria Math"/>
          </w:rPr>
          <m:t>θ</m:t>
        </m:r>
      </m:oMath>
      <w:r w:rsidR="009C577E" w:rsidRPr="001352DE">
        <w:t xml:space="preserve"> =</w:t>
      </w:r>
      <w:r w:rsidR="009C577E" w:rsidRPr="001352DE">
        <w:rPr>
          <w:i/>
          <w:iCs/>
        </w:rPr>
        <w:t xml:space="preserve"> </w:t>
      </w:r>
      <w:r w:rsidR="009C577E" w:rsidRPr="001352DE">
        <w:t>0.</w:t>
      </w:r>
      <w:r w:rsidR="001F55A6" w:rsidRPr="001352DE">
        <w:t>51</w:t>
      </w:r>
      <w:r w:rsidR="009C577E" w:rsidRPr="001352DE">
        <w:t>, 95% CI [0.</w:t>
      </w:r>
      <w:r w:rsidR="001F55A6" w:rsidRPr="001352DE">
        <w:t>50</w:t>
      </w:r>
      <w:r w:rsidR="009C577E" w:rsidRPr="001352DE">
        <w:t>, 0.</w:t>
      </w:r>
      <w:r w:rsidR="001F55A6" w:rsidRPr="001352DE">
        <w:t>53</w:t>
      </w:r>
      <w:r w:rsidR="009C577E" w:rsidRPr="001352DE">
        <w:t>], 95% PI [0.</w:t>
      </w:r>
      <w:r w:rsidR="001F55A6" w:rsidRPr="001352DE">
        <w:t>42</w:t>
      </w:r>
      <w:r w:rsidR="009C577E" w:rsidRPr="001352DE">
        <w:t>, 0.</w:t>
      </w:r>
      <w:r w:rsidR="001F55A6" w:rsidRPr="001352DE">
        <w:t>61</w:t>
      </w:r>
      <w:r w:rsidR="009C577E" w:rsidRPr="001352DE">
        <w:t>]</w:t>
      </w:r>
      <w:r w:rsidR="00E268FB" w:rsidRPr="001352DE">
        <w:t xml:space="preserve"> (see Figure </w:t>
      </w:r>
      <w:r w:rsidR="00F34FA9" w:rsidRPr="001352DE">
        <w:t>5</w:t>
      </w:r>
      <w:r w:rsidR="00E268FB" w:rsidRPr="001352DE">
        <w:t xml:space="preserve">, lower panel, </w:t>
      </w:r>
      <w:r w:rsidR="00E268FB" w:rsidRPr="001352DE">
        <w:rPr>
          <w:i/>
          <w:iCs/>
        </w:rPr>
        <w:t>D</w:t>
      </w:r>
      <w:r w:rsidR="00E268FB" w:rsidRPr="001352DE">
        <w:t xml:space="preserve"> scores)</w:t>
      </w:r>
      <w:r w:rsidR="009C577E" w:rsidRPr="001352DE">
        <w:t xml:space="preserve">. To again put the prediction interval in simple terms: across a wide variety of domains, some assessed via multiple different stimulus sets, and even between different trial types, </w:t>
      </w:r>
      <w:r w:rsidR="00496E0F" w:rsidRPr="001352DE">
        <w:t xml:space="preserve">individual </w:t>
      </w:r>
      <w:r w:rsidR="0004369E" w:rsidRPr="001352DE">
        <w:t xml:space="preserve">confidence </w:t>
      </w:r>
      <w:r w:rsidR="00496E0F" w:rsidRPr="001352DE">
        <w:t xml:space="preserve">intervals were found to cover </w:t>
      </w:r>
      <w:r w:rsidR="00CA4B6D" w:rsidRPr="001352DE">
        <w:t>42</w:t>
      </w:r>
      <w:r w:rsidR="009C577E" w:rsidRPr="001352DE">
        <w:t>–</w:t>
      </w:r>
      <w:r w:rsidR="00CA4B6D" w:rsidRPr="001352DE">
        <w:t>61</w:t>
      </w:r>
      <w:r w:rsidR="009C577E" w:rsidRPr="001352DE">
        <w:t xml:space="preserve">% of </w:t>
      </w:r>
      <w:r w:rsidR="00496E0F" w:rsidRPr="001352DE">
        <w:t xml:space="preserve">the observed range of </w:t>
      </w:r>
      <w:r w:rsidR="00496E0F" w:rsidRPr="001352DE">
        <w:rPr>
          <w:i/>
          <w:iCs/>
        </w:rPr>
        <w:t>D</w:t>
      </w:r>
      <w:r w:rsidR="00496E0F" w:rsidRPr="001352DE">
        <w:t xml:space="preserve"> score intervals within the same domain and trial type</w:t>
      </w:r>
      <w:r w:rsidR="00A962E4" w:rsidRPr="001352DE">
        <w:t>, typically 51%</w:t>
      </w:r>
      <w:r w:rsidR="00496E0F" w:rsidRPr="001352DE">
        <w:t xml:space="preserve">. </w:t>
      </w:r>
      <w:r w:rsidR="00480EFF" w:rsidRPr="001352DE">
        <w:t xml:space="preserve">As </w:t>
      </w:r>
      <w:r w:rsidR="00E56F15" w:rsidRPr="001352DE">
        <w:t xml:space="preserve">individuals’ </w:t>
      </w:r>
      <w:r w:rsidR="007E7804" w:rsidRPr="001352DE">
        <w:t xml:space="preserve">confidence </w:t>
      </w:r>
      <w:r w:rsidR="00E56F15" w:rsidRPr="001352DE">
        <w:t xml:space="preserve">intervals covered a large proportion of the </w:t>
      </w:r>
      <w:r w:rsidR="00480EFF" w:rsidRPr="001352DE">
        <w:t>total observed range</w:t>
      </w:r>
      <w:r w:rsidR="00A42FD1" w:rsidRPr="001352DE">
        <w:t xml:space="preserve"> of intervals</w:t>
      </w:r>
      <w:r w:rsidR="00E56F15" w:rsidRPr="001352DE">
        <w:t xml:space="preserve">, </w:t>
      </w:r>
      <w:r w:rsidR="004755B2" w:rsidRPr="001352DE">
        <w:t xml:space="preserve">this line of evidence </w:t>
      </w:r>
      <w:r w:rsidR="001C56F1" w:rsidRPr="001352DE">
        <w:t xml:space="preserve">also </w:t>
      </w:r>
      <w:r w:rsidR="004755B2" w:rsidRPr="001352DE">
        <w:t xml:space="preserve">suggests the IRAP does not have utility at the individual </w:t>
      </w:r>
      <w:r w:rsidR="00472CA0" w:rsidRPr="001352DE">
        <w:t>level.</w:t>
      </w:r>
    </w:p>
    <w:p w14:paraId="7CB99AAA" w14:textId="402BCBC2" w:rsidR="0064546F" w:rsidRPr="001352DE" w:rsidRDefault="00472CA0" w:rsidP="00D21ABA">
      <w:pPr>
        <w:pStyle w:val="Heading2"/>
      </w:pPr>
      <w:r w:rsidRPr="001352DE">
        <w:t>Co</w:t>
      </w:r>
      <w:r w:rsidR="0064546F" w:rsidRPr="001352DE">
        <w:t xml:space="preserve">mparing </w:t>
      </w:r>
      <w:r w:rsidR="00E31FAA" w:rsidRPr="001352DE">
        <w:t xml:space="preserve">individual level utility of </w:t>
      </w:r>
      <w:r w:rsidR="0064546F" w:rsidRPr="001352DE">
        <w:t xml:space="preserve">IRAP </w:t>
      </w:r>
      <w:r w:rsidR="0064546F" w:rsidRPr="001352DE">
        <w:rPr>
          <w:i/>
          <w:iCs/>
        </w:rPr>
        <w:t>D</w:t>
      </w:r>
      <w:r w:rsidR="0064546F" w:rsidRPr="001352DE">
        <w:t xml:space="preserve"> scores </w:t>
      </w:r>
      <w:r w:rsidR="00050A69" w:rsidRPr="001352DE">
        <w:t>with the</w:t>
      </w:r>
      <w:r w:rsidR="0064546F" w:rsidRPr="001352DE">
        <w:t xml:space="preserve"> IRAP PI score</w:t>
      </w:r>
    </w:p>
    <w:p w14:paraId="3C46E9E8" w14:textId="6B424999" w:rsidR="00262081" w:rsidRPr="001352DE" w:rsidRDefault="00B15BDB" w:rsidP="00D21ABA">
      <w:r w:rsidRPr="001352DE">
        <w:t xml:space="preserve">Each of the three previous meta-analytic models also included the data scored using the PI as well as the </w:t>
      </w:r>
      <w:r w:rsidRPr="001352DE">
        <w:rPr>
          <w:i/>
          <w:iCs/>
        </w:rPr>
        <w:t>D</w:t>
      </w:r>
      <w:r w:rsidRPr="001352DE">
        <w:t xml:space="preserve"> score, and assessed differences </w:t>
      </w:r>
      <w:r w:rsidR="001C7258" w:rsidRPr="001352DE">
        <w:t xml:space="preserve">in proportions </w:t>
      </w:r>
      <w:r w:rsidRPr="001352DE">
        <w:t xml:space="preserve">between the two. </w:t>
      </w:r>
      <w:r w:rsidR="00262081" w:rsidRPr="001352DE">
        <w:t xml:space="preserve">Results are reported below for each. </w:t>
      </w:r>
      <w:r w:rsidR="00BA439C" w:rsidRPr="001352DE">
        <w:t>N</w:t>
      </w:r>
      <w:r w:rsidR="00262081" w:rsidRPr="001352DE">
        <w:t xml:space="preserve">o direct comparison between the MAP of the width of the confidence intervals of the </w:t>
      </w:r>
      <w:r w:rsidR="00262081" w:rsidRPr="001352DE">
        <w:rPr>
          <w:i/>
          <w:iCs/>
        </w:rPr>
        <w:t>D</w:t>
      </w:r>
      <w:r w:rsidR="00262081" w:rsidRPr="001352DE">
        <w:t xml:space="preserve"> versus PI </w:t>
      </w:r>
      <w:r w:rsidR="00CA0B6A" w:rsidRPr="001352DE">
        <w:t xml:space="preserve">was possible </w:t>
      </w:r>
      <w:r w:rsidR="00262081" w:rsidRPr="001352DE">
        <w:t xml:space="preserve">because they have different maximum possible ranges (i.e., are on different scales). </w:t>
      </w:r>
    </w:p>
    <w:p w14:paraId="4BE23224" w14:textId="0DBE95B0" w:rsidR="000B797D" w:rsidRPr="001352DE" w:rsidRDefault="000B797D" w:rsidP="004945EF">
      <w:r w:rsidRPr="001352DE">
        <w:rPr>
          <w:b/>
          <w:bCs/>
        </w:rPr>
        <w:t>Proportion of non-zero scores</w:t>
      </w:r>
      <w:r w:rsidR="004945EF" w:rsidRPr="001352DE">
        <w:rPr>
          <w:b/>
          <w:bCs/>
        </w:rPr>
        <w:t>.</w:t>
      </w:r>
      <w:r w:rsidR="004945EF" w:rsidRPr="001352DE">
        <w:t xml:space="preserve"> </w:t>
      </w:r>
      <w:r w:rsidR="001542F9" w:rsidRPr="001352DE">
        <w:t xml:space="preserve">model </w:t>
      </w:r>
      <w:r w:rsidR="00697233" w:rsidRPr="001352DE">
        <w:t>1</w:t>
      </w:r>
      <w:r w:rsidR="001542F9" w:rsidRPr="001352DE">
        <w:t>, t</w:t>
      </w:r>
      <w:r w:rsidRPr="001352DE">
        <w:t>he meta-analytic proportion of</w:t>
      </w:r>
      <w:r w:rsidR="006C7F5F" w:rsidRPr="001352DE">
        <w:t xml:space="preserve"> PI</w:t>
      </w:r>
      <w:r w:rsidRPr="001352DE">
        <w:t xml:space="preserve"> scores that were found to differ from the zero point was </w:t>
      </w:r>
      <m:oMath>
        <m:r>
          <w:rPr>
            <w:rFonts w:ascii="Cambria Math" w:hAnsi="Cambria Math"/>
          </w:rPr>
          <m:t>θ</m:t>
        </m:r>
      </m:oMath>
      <w:r w:rsidRPr="001352DE">
        <w:rPr>
          <w:i/>
          <w:iCs/>
        </w:rPr>
        <w:t xml:space="preserve"> </w:t>
      </w:r>
      <w:r w:rsidRPr="001352DE">
        <w:t>=</w:t>
      </w:r>
      <w:r w:rsidRPr="001352DE">
        <w:rPr>
          <w:i/>
          <w:iCs/>
        </w:rPr>
        <w:t xml:space="preserve"> </w:t>
      </w:r>
      <w:r w:rsidRPr="001352DE">
        <w:t>0.</w:t>
      </w:r>
      <w:r w:rsidR="00C77EC7" w:rsidRPr="001352DE">
        <w:t>08</w:t>
      </w:r>
      <w:r w:rsidRPr="001352DE">
        <w:t>, 95% CI [0.</w:t>
      </w:r>
      <w:r w:rsidR="00C77EC7" w:rsidRPr="001352DE">
        <w:t>05</w:t>
      </w:r>
      <w:r w:rsidRPr="001352DE">
        <w:t>, 0.1</w:t>
      </w:r>
      <w:r w:rsidR="00C77EC7" w:rsidRPr="001352DE">
        <w:t>2</w:t>
      </w:r>
      <w:r w:rsidRPr="001352DE">
        <w:t>], 95% PI [0.</w:t>
      </w:r>
      <w:r w:rsidR="00C77EC7" w:rsidRPr="001352DE">
        <w:t>01</w:t>
      </w:r>
      <w:r w:rsidRPr="001352DE">
        <w:t>, 0.</w:t>
      </w:r>
      <w:r w:rsidR="00C77EC7" w:rsidRPr="001352DE">
        <w:t>46</w:t>
      </w:r>
      <w:r w:rsidRPr="001352DE">
        <w:t>]</w:t>
      </w:r>
      <w:r w:rsidR="0082055C" w:rsidRPr="001352DE">
        <w:t xml:space="preserve"> (see Figure </w:t>
      </w:r>
      <w:r w:rsidR="00DD019C" w:rsidRPr="001352DE">
        <w:t>5</w:t>
      </w:r>
      <w:r w:rsidR="0082055C" w:rsidRPr="001352DE">
        <w:t>, upper panel, PI scores)</w:t>
      </w:r>
      <w:r w:rsidRPr="001352DE">
        <w:t xml:space="preserve">. </w:t>
      </w:r>
      <w:r w:rsidR="0044065E" w:rsidRPr="001352DE">
        <w:t xml:space="preserve">Scoring the IRAP with the </w:t>
      </w:r>
      <w:r w:rsidR="002A6726" w:rsidRPr="001352DE">
        <w:t>PI score</w:t>
      </w:r>
      <w:r w:rsidR="0044065E" w:rsidRPr="001352DE">
        <w:t xml:space="preserve"> instead of the </w:t>
      </w:r>
      <w:r w:rsidR="0044065E" w:rsidRPr="001352DE">
        <w:rPr>
          <w:i/>
          <w:iCs/>
        </w:rPr>
        <w:t>D</w:t>
      </w:r>
      <w:r w:rsidR="0044065E" w:rsidRPr="001352DE">
        <w:t xml:space="preserve"> score </w:t>
      </w:r>
      <w:r w:rsidR="00A11E0F" w:rsidRPr="001352DE">
        <w:t>did</w:t>
      </w:r>
      <w:r w:rsidR="0044065E" w:rsidRPr="001352DE">
        <w:t xml:space="preserve"> not improve this proportion</w:t>
      </w:r>
      <w:r w:rsidR="002A6726" w:rsidRPr="001352DE">
        <w:t xml:space="preserve">, </w:t>
      </w:r>
      <m:oMath>
        <m:r>
          <m:rPr>
            <m:sty m:val="p"/>
          </m:rPr>
          <w:rPr>
            <w:rFonts w:ascii="Cambria Math" w:hAnsi="Cambria Math"/>
          </w:rPr>
          <m:t>Δ</m:t>
        </m:r>
        <m:r>
          <w:rPr>
            <w:rFonts w:ascii="Cambria Math" w:hAnsi="Cambria Math"/>
          </w:rPr>
          <m:t>θ</m:t>
        </m:r>
      </m:oMath>
      <w:r w:rsidR="0044065E" w:rsidRPr="001352DE">
        <w:rPr>
          <w:i/>
          <w:iCs/>
        </w:rPr>
        <w:t xml:space="preserve"> </w:t>
      </w:r>
      <w:r w:rsidR="0044065E" w:rsidRPr="001352DE">
        <w:t>= 0.0</w:t>
      </w:r>
      <w:r w:rsidR="00C82FCA" w:rsidRPr="001352DE">
        <w:t>0</w:t>
      </w:r>
      <w:r w:rsidR="0044065E" w:rsidRPr="001352DE">
        <w:t xml:space="preserve">, </w:t>
      </w:r>
      <w:r w:rsidR="002A6726" w:rsidRPr="001352DE">
        <w:rPr>
          <w:i/>
          <w:iCs/>
        </w:rPr>
        <w:t>p</w:t>
      </w:r>
      <w:r w:rsidR="002A6726" w:rsidRPr="001352DE">
        <w:t xml:space="preserve"> = .</w:t>
      </w:r>
      <w:r w:rsidR="009F29A5" w:rsidRPr="001352DE">
        <w:t>56</w:t>
      </w:r>
      <w:r w:rsidR="002A6726" w:rsidRPr="001352DE">
        <w:t>.</w:t>
      </w:r>
      <w:r w:rsidR="00C84EC3" w:rsidRPr="001352DE">
        <w:t xml:space="preserve"> </w:t>
      </w:r>
    </w:p>
    <w:p w14:paraId="40C63D73" w14:textId="3648D206" w:rsidR="000B797D" w:rsidRPr="001352DE" w:rsidRDefault="0063536B" w:rsidP="004945EF">
      <w:pPr>
        <w:rPr>
          <w:b/>
          <w:bCs/>
        </w:rPr>
      </w:pPr>
      <w:r w:rsidRPr="001352DE">
        <w:rPr>
          <w:b/>
          <w:bCs/>
        </w:rPr>
        <w:t xml:space="preserve">Proportion </w:t>
      </w:r>
      <w:r w:rsidR="000B797D" w:rsidRPr="001352DE">
        <w:rPr>
          <w:b/>
          <w:bCs/>
        </w:rPr>
        <w:t>of</w:t>
      </w:r>
      <w:r w:rsidR="00CB76D4" w:rsidRPr="001352DE">
        <w:rPr>
          <w:b/>
          <w:bCs/>
        </w:rPr>
        <w:t xml:space="preserve"> </w:t>
      </w:r>
      <w:r w:rsidR="000B797D" w:rsidRPr="001352DE">
        <w:rPr>
          <w:b/>
          <w:bCs/>
        </w:rPr>
        <w:t>scores that differ from one another</w:t>
      </w:r>
      <w:r w:rsidR="004945EF" w:rsidRPr="001352DE">
        <w:rPr>
          <w:b/>
          <w:bCs/>
        </w:rPr>
        <w:t xml:space="preserve">. </w:t>
      </w:r>
      <w:r w:rsidR="008F494B" w:rsidRPr="001352DE">
        <w:t xml:space="preserve">In model </w:t>
      </w:r>
      <w:r w:rsidR="00697233" w:rsidRPr="001352DE">
        <w:t>2</w:t>
      </w:r>
      <w:r w:rsidR="008F494B" w:rsidRPr="001352DE">
        <w:t>, t</w:t>
      </w:r>
      <w:r w:rsidR="000B797D" w:rsidRPr="001352DE">
        <w:t>he meta-analytic proportion of</w:t>
      </w:r>
      <w:r w:rsidR="00A81C2A" w:rsidRPr="001352DE">
        <w:t xml:space="preserve"> PI</w:t>
      </w:r>
      <w:r w:rsidR="000B797D" w:rsidRPr="001352DE">
        <w:t xml:space="preserve"> scores that were found to be discriminable from one another was </w:t>
      </w:r>
      <m:oMath>
        <m:r>
          <w:rPr>
            <w:rFonts w:ascii="Cambria Math" w:hAnsi="Cambria Math"/>
          </w:rPr>
          <m:t>θ</m:t>
        </m:r>
      </m:oMath>
      <w:r w:rsidR="000B797D" w:rsidRPr="001352DE">
        <w:rPr>
          <w:i/>
          <w:iCs/>
        </w:rPr>
        <w:t xml:space="preserve"> </w:t>
      </w:r>
      <w:r w:rsidR="000B797D" w:rsidRPr="001352DE">
        <w:t>=</w:t>
      </w:r>
      <w:r w:rsidR="000B797D" w:rsidRPr="001352DE">
        <w:rPr>
          <w:i/>
          <w:iCs/>
        </w:rPr>
        <w:t xml:space="preserve"> </w:t>
      </w:r>
      <w:r w:rsidR="000B797D" w:rsidRPr="001352DE">
        <w:t>0.0</w:t>
      </w:r>
      <w:r w:rsidR="0031488F" w:rsidRPr="001352DE">
        <w:t>8</w:t>
      </w:r>
      <w:r w:rsidR="000B797D" w:rsidRPr="001352DE">
        <w:t>, 95% CI [0.0</w:t>
      </w:r>
      <w:r w:rsidR="0031488F" w:rsidRPr="001352DE">
        <w:t>6</w:t>
      </w:r>
      <w:r w:rsidR="000B797D" w:rsidRPr="001352DE">
        <w:t>, 0.</w:t>
      </w:r>
      <w:r w:rsidR="0031488F" w:rsidRPr="001352DE">
        <w:t>10</w:t>
      </w:r>
      <w:r w:rsidR="000B797D" w:rsidRPr="001352DE">
        <w:t>], 95% PI [0.01, 0.</w:t>
      </w:r>
      <w:r w:rsidR="0031488F" w:rsidRPr="001352DE">
        <w:t>33</w:t>
      </w:r>
      <w:r w:rsidR="000B797D" w:rsidRPr="001352DE">
        <w:t>]</w:t>
      </w:r>
      <w:r w:rsidR="00027F97" w:rsidRPr="001352DE">
        <w:t xml:space="preserve"> (see Figure </w:t>
      </w:r>
      <w:r w:rsidR="00DD019C" w:rsidRPr="001352DE">
        <w:t>5</w:t>
      </w:r>
      <w:r w:rsidR="00027F97" w:rsidRPr="001352DE">
        <w:t>, middle panel, PI scores)</w:t>
      </w:r>
      <w:r w:rsidR="000B797D" w:rsidRPr="001352DE">
        <w:t xml:space="preserve">. </w:t>
      </w:r>
      <w:r w:rsidR="00BC1F00" w:rsidRPr="001352DE">
        <w:t xml:space="preserve">Scoring the IRAP with the PI score instead of the </w:t>
      </w:r>
      <w:r w:rsidR="00BC1F00" w:rsidRPr="001352DE">
        <w:rPr>
          <w:i/>
          <w:iCs/>
        </w:rPr>
        <w:t>D</w:t>
      </w:r>
      <w:r w:rsidR="00BC1F00" w:rsidRPr="001352DE">
        <w:t xml:space="preserve"> score </w:t>
      </w:r>
      <w:r w:rsidR="003D6D2B" w:rsidRPr="001352DE">
        <w:t>did not improve this proportion</w:t>
      </w:r>
      <w:r w:rsidR="00714B2D" w:rsidRPr="001352DE">
        <w:t xml:space="preserve">, </w:t>
      </w:r>
      <m:oMath>
        <m:r>
          <m:rPr>
            <m:sty m:val="p"/>
          </m:rPr>
          <w:rPr>
            <w:rFonts w:ascii="Cambria Math" w:hAnsi="Cambria Math"/>
          </w:rPr>
          <m:t>Δ</m:t>
        </m:r>
        <m:r>
          <w:rPr>
            <w:rFonts w:ascii="Cambria Math" w:hAnsi="Cambria Math"/>
          </w:rPr>
          <m:t>θ</m:t>
        </m:r>
      </m:oMath>
      <w:r w:rsidR="00714B2D" w:rsidRPr="001352DE">
        <w:rPr>
          <w:i/>
          <w:iCs/>
        </w:rPr>
        <w:t xml:space="preserve"> </w:t>
      </w:r>
      <w:r w:rsidR="00714B2D" w:rsidRPr="001352DE">
        <w:t>= 0.0</w:t>
      </w:r>
      <w:r w:rsidR="003D6D2B" w:rsidRPr="001352DE">
        <w:t>0</w:t>
      </w:r>
      <w:r w:rsidR="00714B2D" w:rsidRPr="001352DE">
        <w:t xml:space="preserve">, </w:t>
      </w:r>
      <w:r w:rsidR="00714B2D" w:rsidRPr="001352DE">
        <w:rPr>
          <w:i/>
          <w:iCs/>
        </w:rPr>
        <w:t>p</w:t>
      </w:r>
      <w:r w:rsidR="00714B2D" w:rsidRPr="001352DE">
        <w:t xml:space="preserve"> = .</w:t>
      </w:r>
      <w:r w:rsidR="00FA3394" w:rsidRPr="001352DE">
        <w:t>1</w:t>
      </w:r>
      <w:r w:rsidR="00023F1F" w:rsidRPr="001352DE">
        <w:t>5</w:t>
      </w:r>
      <w:r w:rsidR="00714B2D" w:rsidRPr="001352DE">
        <w:t>.</w:t>
      </w:r>
      <w:r w:rsidR="00F47826" w:rsidRPr="001352DE">
        <w:t xml:space="preserve"> </w:t>
      </w:r>
    </w:p>
    <w:p w14:paraId="4C9F584D" w14:textId="72F5B383" w:rsidR="00DA7D0B" w:rsidRDefault="000B797D" w:rsidP="00DA7D0B">
      <w:r w:rsidRPr="001352DE">
        <w:rPr>
          <w:b/>
          <w:bCs/>
        </w:rPr>
        <w:t>Proportion of observed range covered by individual scores</w:t>
      </w:r>
      <w:r w:rsidR="00B34E73" w:rsidRPr="001352DE">
        <w:rPr>
          <w:b/>
          <w:bCs/>
        </w:rPr>
        <w:t xml:space="preserve">. </w:t>
      </w:r>
      <w:r w:rsidR="00253550" w:rsidRPr="001352DE">
        <w:t xml:space="preserve">In model </w:t>
      </w:r>
      <w:r w:rsidR="00697233" w:rsidRPr="001352DE">
        <w:t>3</w:t>
      </w:r>
      <w:r w:rsidR="00253550" w:rsidRPr="001352DE">
        <w:t>, t</w:t>
      </w:r>
      <w:r w:rsidRPr="001352DE">
        <w:t>he proportion of</w:t>
      </w:r>
      <w:r w:rsidR="005E4DC4" w:rsidRPr="001352DE">
        <w:t xml:space="preserve"> </w:t>
      </w:r>
      <w:r w:rsidR="00B34653" w:rsidRPr="001352DE">
        <w:t xml:space="preserve">the observed range of </w:t>
      </w:r>
      <w:r w:rsidR="005E4DC4" w:rsidRPr="001352DE">
        <w:t>PI</w:t>
      </w:r>
      <w:r w:rsidRPr="001352DE">
        <w:t xml:space="preserve"> scores </w:t>
      </w:r>
      <w:r w:rsidR="00B34653" w:rsidRPr="001352DE">
        <w:t xml:space="preserve">covered by individuals 95% Confidence Intervals </w:t>
      </w:r>
      <w:r w:rsidRPr="001352DE">
        <w:t xml:space="preserve">was </w:t>
      </w:r>
      <m:oMath>
        <m:r>
          <w:rPr>
            <w:rFonts w:ascii="Cambria Math" w:hAnsi="Cambria Math"/>
          </w:rPr>
          <m:t>θ</m:t>
        </m:r>
      </m:oMath>
      <w:r w:rsidRPr="001352DE">
        <w:t xml:space="preserve"> =</w:t>
      </w:r>
      <w:r w:rsidRPr="001352DE">
        <w:rPr>
          <w:i/>
          <w:iCs/>
        </w:rPr>
        <w:t xml:space="preserve"> </w:t>
      </w:r>
      <w:r w:rsidRPr="001352DE">
        <w:t>0.</w:t>
      </w:r>
      <w:r w:rsidR="002071A6" w:rsidRPr="001352DE">
        <w:t>49</w:t>
      </w:r>
      <w:r w:rsidRPr="001352DE">
        <w:t>, 95% CI [0.</w:t>
      </w:r>
      <w:r w:rsidR="002071A6" w:rsidRPr="001352DE">
        <w:t>47</w:t>
      </w:r>
      <w:r w:rsidRPr="001352DE">
        <w:t>, 0.5</w:t>
      </w:r>
      <w:r w:rsidR="002071A6" w:rsidRPr="001352DE">
        <w:t>1</w:t>
      </w:r>
      <w:r w:rsidRPr="001352DE">
        <w:t>], 95% PI [0.</w:t>
      </w:r>
      <w:r w:rsidR="002B23FC" w:rsidRPr="001352DE">
        <w:t>40</w:t>
      </w:r>
      <w:r w:rsidRPr="001352DE">
        <w:t>, 0.</w:t>
      </w:r>
      <w:r w:rsidR="002071A6" w:rsidRPr="001352DE">
        <w:t>5</w:t>
      </w:r>
      <w:r w:rsidR="002B23FC" w:rsidRPr="001352DE">
        <w:t>8</w:t>
      </w:r>
      <w:r w:rsidRPr="001352DE">
        <w:t>]</w:t>
      </w:r>
      <w:r w:rsidR="00027F97" w:rsidRPr="001352DE">
        <w:t xml:space="preserve"> (see Figure </w:t>
      </w:r>
      <w:r w:rsidR="00DD019C" w:rsidRPr="001352DE">
        <w:t>5</w:t>
      </w:r>
      <w:r w:rsidR="00027F97" w:rsidRPr="001352DE">
        <w:t>, lower panel, PI scores)</w:t>
      </w:r>
      <w:r w:rsidRPr="001352DE">
        <w:t xml:space="preserve">. </w:t>
      </w:r>
      <w:r w:rsidR="00B34653" w:rsidRPr="001352DE">
        <w:t xml:space="preserve">Scoring the IRAP with the PI score instead of the </w:t>
      </w:r>
      <w:r w:rsidR="00B34653" w:rsidRPr="001352DE">
        <w:rPr>
          <w:i/>
          <w:iCs/>
        </w:rPr>
        <w:t>D</w:t>
      </w:r>
      <w:r w:rsidR="00B34653" w:rsidRPr="001352DE">
        <w:t xml:space="preserve"> score resulted in an improved, smaller proportion of </w:t>
      </w:r>
      <w:r w:rsidR="00E175DB" w:rsidRPr="001352DE">
        <w:t>coverage</w:t>
      </w:r>
      <w:r w:rsidR="00B34653" w:rsidRPr="001352DE">
        <w:t xml:space="preserve">, although the magnitude of change was </w:t>
      </w:r>
      <w:r w:rsidR="00B36CA9" w:rsidRPr="001352DE">
        <w:t xml:space="preserve">very </w:t>
      </w:r>
      <w:r w:rsidR="00B34653" w:rsidRPr="001352DE">
        <w:t xml:space="preserve">small, </w:t>
      </w:r>
      <m:oMath>
        <m:r>
          <m:rPr>
            <m:sty m:val="p"/>
          </m:rPr>
          <w:rPr>
            <w:rFonts w:ascii="Cambria Math" w:hAnsi="Cambria Math"/>
          </w:rPr>
          <m:t>Δ</m:t>
        </m:r>
        <m:r>
          <w:rPr>
            <w:rFonts w:ascii="Cambria Math" w:hAnsi="Cambria Math"/>
          </w:rPr>
          <m:t>θ</m:t>
        </m:r>
      </m:oMath>
      <w:r w:rsidR="00B34653" w:rsidRPr="001352DE">
        <w:rPr>
          <w:i/>
          <w:iCs/>
        </w:rPr>
        <w:t xml:space="preserve"> </w:t>
      </w:r>
      <w:r w:rsidR="00B34653" w:rsidRPr="001352DE">
        <w:t>= -0.0</w:t>
      </w:r>
      <w:r w:rsidR="00E175DB" w:rsidRPr="001352DE">
        <w:t>2</w:t>
      </w:r>
      <w:r w:rsidR="00B34653" w:rsidRPr="001352DE">
        <w:t xml:space="preserve">, </w:t>
      </w:r>
      <w:r w:rsidR="00B34653" w:rsidRPr="001352DE">
        <w:rPr>
          <w:i/>
          <w:iCs/>
        </w:rPr>
        <w:t>p</w:t>
      </w:r>
      <w:r w:rsidR="00B34653" w:rsidRPr="001352DE">
        <w:t xml:space="preserve"> </w:t>
      </w:r>
      <w:r w:rsidR="00E175DB" w:rsidRPr="001352DE">
        <w:t>&lt;</w:t>
      </w:r>
      <w:r w:rsidR="00B34653" w:rsidRPr="001352DE">
        <w:t xml:space="preserve"> .00</w:t>
      </w:r>
      <w:r w:rsidR="00E175DB" w:rsidRPr="001352DE">
        <w:t>1</w:t>
      </w:r>
      <w:r w:rsidR="00B34653" w:rsidRPr="001352DE">
        <w:t>.</w:t>
      </w:r>
    </w:p>
    <w:p w14:paraId="7F674EAB" w14:textId="77777777" w:rsidR="00DA7D0B" w:rsidRPr="001352DE" w:rsidRDefault="00DA7D0B" w:rsidP="00DA7D0B">
      <w:pPr>
        <w:pStyle w:val="Heading2"/>
      </w:pPr>
      <w:r w:rsidRPr="001352DE">
        <w:t xml:space="preserve">Comparing individual level utility of IRAP </w:t>
      </w:r>
      <w:r w:rsidRPr="001352DE">
        <w:rPr>
          <w:i/>
          <w:iCs/>
        </w:rPr>
        <w:t>D</w:t>
      </w:r>
      <w:r w:rsidRPr="001352DE">
        <w:t xml:space="preserve"> scores with IAT </w:t>
      </w:r>
      <w:r w:rsidRPr="001352DE">
        <w:rPr>
          <w:i/>
          <w:iCs/>
        </w:rPr>
        <w:t>D</w:t>
      </w:r>
      <w:r w:rsidRPr="001352DE">
        <w:t xml:space="preserve"> scores</w:t>
      </w:r>
    </w:p>
    <w:p w14:paraId="39420024" w14:textId="77777777" w:rsidR="00DA7D0B" w:rsidRPr="001352DE" w:rsidDel="004453D2" w:rsidRDefault="00DA7D0B" w:rsidP="00DA7D0B">
      <w:pPr>
        <w:rPr>
          <w:del w:id="308" w:author="Microsoft Office User" w:date="2022-10-05T00:49:00Z"/>
        </w:rPr>
      </w:pPr>
      <w:r w:rsidRPr="001352DE">
        <w:t xml:space="preserve">The individual level performance of the IRAP was then compared with that of the IAT in order to provide a direct comparison with a closely related measure. The main purpose of these analyses is to estimate the direction and magnitude of differences between the IRAP and IAT. These analyses compare </w:t>
      </w:r>
      <w:r w:rsidRPr="001352DE">
        <w:rPr>
          <w:i/>
          <w:iCs/>
        </w:rPr>
        <w:t>D</w:t>
      </w:r>
      <w:r w:rsidRPr="001352DE">
        <w:t xml:space="preserve"> scored data on both measures, as the most commonly employed scoring method. Note that, because of necessary changes to the random effect model specifications (see next section for details), the estimation of the IRAP’s </w:t>
      </w:r>
    </w:p>
    <w:p w14:paraId="340C2F09" w14:textId="70E08D74" w:rsidR="00DA7D0B" w:rsidRDefault="00DA7D0B">
      <w:pPr>
        <w:rPr>
          <w:ins w:id="309" w:author="Microsoft Office User" w:date="2022-10-05T00:30:00Z"/>
        </w:rPr>
        <w:pPrChange w:id="310" w:author="Microsoft Office User" w:date="2022-10-05T00:49:00Z">
          <w:pPr>
            <w:ind w:firstLine="0"/>
          </w:pPr>
        </w:pPrChange>
      </w:pPr>
      <w:r w:rsidRPr="001352DE">
        <w:t xml:space="preserve">performance can differ from models 1 to 3 reported earlier. Where any differences exist, models 1 to 3 represent the more appropriate and authoritative results for the purposes of evaluative the IRAP itself (as they fully model differences between IRAP trial types), whereas models 4 to 6 are useful for comparing the IRAP to the IAT for comparison purposes. Analogous to Figure 1, IAT </w:t>
      </w:r>
      <w:r w:rsidRPr="001352DE">
        <w:rPr>
          <w:i/>
          <w:iCs/>
        </w:rPr>
        <w:t>D</w:t>
      </w:r>
      <w:r w:rsidRPr="001352DE">
        <w:t xml:space="preserve"> scores and their confidence intervals for every </w:t>
      </w:r>
      <w:r w:rsidRPr="001352DE">
        <w:lastRenderedPageBreak/>
        <w:t xml:space="preserve">domain can be found in Figure 2S in the supplementary materials. Analogous to Figure 1S, the MAP IAT </w:t>
      </w:r>
      <w:r w:rsidRPr="001352DE">
        <w:rPr>
          <w:i/>
          <w:iCs/>
        </w:rPr>
        <w:t>D</w:t>
      </w:r>
      <w:r w:rsidRPr="001352DE">
        <w:t xml:space="preserve"> score 95% CI widths can be found in Figure 3S in the supplementary materials</w:t>
      </w:r>
      <w:r>
        <w:t>.</w:t>
      </w:r>
    </w:p>
    <w:p w14:paraId="719F8C34" w14:textId="77E0F4CA" w:rsidR="001C44FA" w:rsidRDefault="001C44FA" w:rsidP="00DA7D0B">
      <w:pPr>
        <w:ind w:firstLine="0"/>
        <w:rPr>
          <w:ins w:id="311" w:author="Microsoft Office User" w:date="2022-10-05T00:30:00Z"/>
        </w:rPr>
      </w:pPr>
    </w:p>
    <w:p w14:paraId="2AE9C520" w14:textId="004683A8" w:rsidR="001C44FA" w:rsidRPr="001352DE" w:rsidDel="008427C6" w:rsidRDefault="001C44FA" w:rsidP="001C44FA">
      <w:pPr>
        <w:ind w:firstLine="0"/>
        <w:rPr>
          <w:del w:id="312" w:author="Microsoft Office User" w:date="2022-10-05T00:48:00Z"/>
          <w:moveTo w:id="313" w:author="Microsoft Office User" w:date="2022-10-05T00:30:00Z"/>
        </w:rPr>
      </w:pPr>
      <w:moveToRangeStart w:id="314" w:author="Microsoft Office User" w:date="2022-10-05T00:30:00Z" w:name="move115822246"/>
      <w:moveTo w:id="315" w:author="Microsoft Office User" w:date="2022-10-05T00:30:00Z">
        <w:del w:id="316" w:author="Microsoft Office User" w:date="2022-10-05T00:48:00Z">
          <w:r w:rsidRPr="001352DE" w:rsidDel="008427C6">
            <w:rPr>
              <w:noProof/>
            </w:rPr>
            <w:drawing>
              <wp:inline distT="0" distB="0" distL="0" distR="0" wp14:anchorId="4F72F964" wp14:editId="2C356EF7">
                <wp:extent cx="2807335" cy="2807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2825800" cy="2825800"/>
                        </a:xfrm>
                        <a:prstGeom prst="rect">
                          <a:avLst/>
                        </a:prstGeom>
                      </pic:spPr>
                    </pic:pic>
                  </a:graphicData>
                </a:graphic>
              </wp:inline>
            </w:drawing>
          </w:r>
        </w:del>
      </w:moveTo>
    </w:p>
    <w:p w14:paraId="653C2561" w14:textId="075375A7" w:rsidR="001C44FA" w:rsidRDefault="001C44FA" w:rsidP="008427C6">
      <w:pPr>
        <w:ind w:firstLine="0"/>
        <w:rPr>
          <w:ins w:id="317" w:author="Microsoft Office User" w:date="2022-10-05T00:48:00Z"/>
        </w:rPr>
      </w:pPr>
      <w:moveTo w:id="318" w:author="Microsoft Office User" w:date="2022-10-05T00:30:00Z">
        <w:r w:rsidRPr="001352DE">
          <w:rPr>
            <w:b/>
            <w:bCs/>
          </w:rPr>
          <w:t>Figure 6.</w:t>
        </w:r>
        <w:r w:rsidRPr="001352DE">
          <w:t xml:space="preserve"> Results of meta-analyses 4 to 6 comparing the individual level utility of IRAP </w:t>
        </w:r>
        <w:r w:rsidRPr="001352DE">
          <w:rPr>
            <w:i/>
            <w:iCs/>
          </w:rPr>
          <w:t>D</w:t>
        </w:r>
        <w:r w:rsidRPr="001352DE">
          <w:t xml:space="preserve"> scores with IAT </w:t>
        </w:r>
        <w:r w:rsidRPr="001352DE">
          <w:rPr>
            <w:i/>
            <w:iCs/>
          </w:rPr>
          <w:t>D</w:t>
        </w:r>
        <w:r w:rsidRPr="001352DE">
          <w:t xml:space="preserve"> scores.</w:t>
        </w:r>
      </w:moveTo>
    </w:p>
    <w:p w14:paraId="27D544A9" w14:textId="58141360" w:rsidR="008427C6" w:rsidRDefault="008427C6" w:rsidP="008427C6">
      <w:pPr>
        <w:ind w:firstLine="0"/>
        <w:rPr>
          <w:ins w:id="319" w:author="Microsoft Office User" w:date="2022-10-05T00:48:00Z"/>
        </w:rPr>
      </w:pPr>
    </w:p>
    <w:p w14:paraId="1538327A" w14:textId="0DD39EC3" w:rsidR="008427C6" w:rsidRPr="001352DE" w:rsidRDefault="008427C6">
      <w:pPr>
        <w:ind w:firstLine="0"/>
        <w:rPr>
          <w:moveTo w:id="320" w:author="Microsoft Office User" w:date="2022-10-05T00:30:00Z"/>
          <w:b/>
          <w:bCs/>
        </w:rPr>
        <w:pPrChange w:id="321" w:author="Microsoft Office User" w:date="2022-10-05T00:48:00Z">
          <w:pPr>
            <w:pStyle w:val="TableFigure"/>
          </w:pPr>
        </w:pPrChange>
      </w:pPr>
      <w:ins w:id="322" w:author="Microsoft Office User" w:date="2022-10-05T00:48:00Z">
        <w:r>
          <w:rPr>
            <w:b/>
            <w:bCs/>
            <w:noProof/>
          </w:rPr>
          <w:drawing>
            <wp:inline distT="0" distB="0" distL="0" distR="0" wp14:anchorId="0A7E47D4" wp14:editId="11FB42CC">
              <wp:extent cx="2732405"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stretch>
                        <a:fillRect/>
                      </a:stretch>
                    </pic:blipFill>
                    <pic:spPr>
                      <a:xfrm>
                        <a:off x="0" y="0"/>
                        <a:ext cx="2732405" cy="2732405"/>
                      </a:xfrm>
                      <a:prstGeom prst="rect">
                        <a:avLst/>
                      </a:prstGeom>
                    </pic:spPr>
                  </pic:pic>
                </a:graphicData>
              </a:graphic>
            </wp:inline>
          </w:drawing>
        </w:r>
      </w:ins>
    </w:p>
    <w:moveToRangeEnd w:id="314"/>
    <w:p w14:paraId="7C938896" w14:textId="77777777" w:rsidR="001C44FA" w:rsidRDefault="001C44FA" w:rsidP="00DA7D0B">
      <w:pPr>
        <w:ind w:firstLine="0"/>
      </w:pPr>
    </w:p>
    <w:p w14:paraId="6951DF53" w14:textId="3025B4C3" w:rsidR="00DA7D0B" w:rsidRDefault="00DA7D0B" w:rsidP="00DA7D0B">
      <w:pPr>
        <w:rPr>
          <w:ins w:id="323" w:author="Microsoft Office User" w:date="2022-10-04T22:28:00Z"/>
        </w:rPr>
      </w:pPr>
      <w:r w:rsidRPr="001352DE">
        <w:rPr>
          <w:b/>
          <w:bCs/>
        </w:rPr>
        <w:t xml:space="preserve">Proportion of non-zero scores. </w:t>
      </w:r>
      <w:r w:rsidRPr="001352DE">
        <w:t xml:space="preserve">Model 4 was similar to model 1. The proportion with of IAT </w:t>
      </w:r>
      <w:r w:rsidRPr="001352DE">
        <w:rPr>
          <w:i/>
          <w:iCs/>
        </w:rPr>
        <w:t>D</w:t>
      </w:r>
      <w:r w:rsidRPr="001352DE">
        <w:t xml:space="preserve"> scores that exclude the zero point by domain can be found in Figure 4S in the supplementary materials. The fixed effect comparison in model 4 was task rather than scoring method (i.e., IRAP </w:t>
      </w:r>
      <w:r w:rsidRPr="001352DE">
        <w:rPr>
          <w:i/>
          <w:iCs/>
        </w:rPr>
        <w:t>D</w:t>
      </w:r>
      <w:r w:rsidRPr="001352DE">
        <w:t xml:space="preserve"> score vs. IAT </w:t>
      </w:r>
      <w:r w:rsidRPr="001352DE">
        <w:rPr>
          <w:i/>
          <w:iCs/>
        </w:rPr>
        <w:t>D</w:t>
      </w:r>
      <w:r w:rsidRPr="001352DE">
        <w:t xml:space="preserve"> score rather than IRAP </w:t>
      </w:r>
      <w:r w:rsidRPr="001352DE">
        <w:rPr>
          <w:i/>
          <w:iCs/>
        </w:rPr>
        <w:t>D</w:t>
      </w:r>
      <w:r w:rsidRPr="001352DE">
        <w:t xml:space="preserve"> score vs. IRAP PI score). Because the IAT has only one trial type, the random intercept only specified domain rather than domain and trial type. Because there was substantial differences in proportions between the tasks, this was allowed to vary in the random structure too by specifying a random slope for task. The meta-analytic proportion of IAT </w:t>
      </w:r>
      <w:r w:rsidRPr="001352DE">
        <w:rPr>
          <w:i/>
          <w:iCs/>
        </w:rPr>
        <w:t>D</w:t>
      </w:r>
      <w:r w:rsidRPr="001352DE">
        <w:t xml:space="preserve"> scores that were found to differ from the zero point was </w:t>
      </w:r>
      <m:oMath>
        <m:r>
          <w:rPr>
            <w:rFonts w:ascii="Cambria Math" w:hAnsi="Cambria Math"/>
          </w:rPr>
          <m:t>θ</m:t>
        </m:r>
      </m:oMath>
      <w:r w:rsidRPr="001352DE">
        <w:rPr>
          <w:i/>
          <w:iCs/>
        </w:rPr>
        <w:t xml:space="preserve"> </w:t>
      </w:r>
      <w:r w:rsidRPr="001352DE">
        <w:t>=</w:t>
      </w:r>
      <w:r w:rsidRPr="001352DE">
        <w:rPr>
          <w:i/>
          <w:iCs/>
        </w:rPr>
        <w:t xml:space="preserve"> </w:t>
      </w:r>
      <w:r w:rsidRPr="001352DE">
        <w:t xml:space="preserve">0.57, 95% CI [0.52, 0.62], 95% PI [0.06, 0.97] (see Figure 6, upper panel, IAT </w:t>
      </w:r>
      <w:r w:rsidRPr="001352DE">
        <w:rPr>
          <w:i/>
          <w:iCs/>
        </w:rPr>
        <w:t>D</w:t>
      </w:r>
      <w:r w:rsidRPr="001352DE">
        <w:t xml:space="preserve"> scores). This was significantly better than for the IRAP </w:t>
      </w:r>
      <w:r w:rsidRPr="001352DE">
        <w:rPr>
          <w:i/>
          <w:iCs/>
        </w:rPr>
        <w:t>D</w:t>
      </w:r>
      <w:r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r w:rsidRPr="001352DE">
        <w:rPr>
          <w:i/>
          <w:iCs/>
        </w:rPr>
        <w:t xml:space="preserve"> </w:t>
      </w:r>
      <w:r w:rsidRPr="001352DE">
        <w:t xml:space="preserve">= 0.51, </w:t>
      </w:r>
      <w:r w:rsidRPr="001352DE">
        <w:rPr>
          <w:i/>
          <w:iCs/>
        </w:rPr>
        <w:t>p</w:t>
      </w:r>
      <w:r w:rsidRPr="001352DE">
        <w:t xml:space="preserve"> &lt; .001.</w:t>
      </w:r>
    </w:p>
    <w:p w14:paraId="2A73D1FB" w14:textId="77777777" w:rsidR="00250D85" w:rsidRPr="001352DE" w:rsidDel="001C44FA" w:rsidRDefault="00250D85">
      <w:pPr>
        <w:rPr>
          <w:del w:id="324" w:author="Microsoft Office User" w:date="2022-10-05T00:30:00Z"/>
          <w:moveTo w:id="325" w:author="Microsoft Office User" w:date="2022-10-04T22:28:00Z"/>
          <w:b/>
          <w:bCs/>
        </w:rPr>
      </w:pPr>
      <w:moveToRangeStart w:id="326" w:author="Microsoft Office User" w:date="2022-10-04T22:28:00Z" w:name="move115814922"/>
      <w:moveTo w:id="327" w:author="Microsoft Office User" w:date="2022-10-04T22:28:00Z">
        <w:r w:rsidRPr="001352DE">
          <w:rPr>
            <w:b/>
            <w:bCs/>
          </w:rPr>
          <w:t xml:space="preserve">Proportion of scores that differ from one another. </w:t>
        </w:r>
        <w:r w:rsidRPr="001352DE">
          <w:t xml:space="preserve">Model 5 was similar to model 2. The proportion with of IAT </w:t>
        </w:r>
        <w:r w:rsidRPr="001352DE">
          <w:rPr>
            <w:i/>
            <w:iCs/>
          </w:rPr>
          <w:t>D</w:t>
        </w:r>
        <w:r w:rsidRPr="001352DE">
          <w:t xml:space="preserve"> scores that were discriminable from other </w:t>
        </w:r>
        <w:r w:rsidRPr="001352DE">
          <w:rPr>
            <w:i/>
            <w:iCs/>
          </w:rPr>
          <w:t>D</w:t>
        </w:r>
        <w:r w:rsidRPr="001352DE">
          <w:t xml:space="preserve"> scores in each domain can be found in Figure 5S in the supplementary materials. The same modifications to the fixed and random effects were made as model 4. The meta-analytic proportion of IAT </w:t>
        </w:r>
        <w:r w:rsidRPr="001352DE">
          <w:rPr>
            <w:i/>
            <w:iCs/>
          </w:rPr>
          <w:t>D</w:t>
        </w:r>
        <w:r w:rsidRPr="001352DE">
          <w:t xml:space="preserve"> scores that were found to be discriminable from one another was </w:t>
        </w:r>
        <m:oMath>
          <m:r>
            <w:rPr>
              <w:rFonts w:ascii="Cambria Math" w:hAnsi="Cambria Math"/>
            </w:rPr>
            <m:t>θ</m:t>
          </m:r>
        </m:oMath>
        <w:moveTo w:id="328" w:author="Microsoft Office User" w:date="2022-10-04T22:28:00Z">
          <w:r w:rsidRPr="001352DE">
            <w:rPr>
              <w:i/>
              <w:iCs/>
            </w:rPr>
            <w:t xml:space="preserve"> </w:t>
          </w:r>
          <w:r w:rsidRPr="001352DE">
            <w:t>=</w:t>
          </w:r>
          <w:r w:rsidRPr="001352DE">
            <w:rPr>
              <w:i/>
              <w:iCs/>
            </w:rPr>
            <w:t xml:space="preserve"> </w:t>
          </w:r>
          <w:r w:rsidRPr="001352DE">
            <w:t xml:space="preserve">0.46, 95% CI [0.42, 0.49], 95% PI [0.07, 0.91] (see </w:t>
          </w:r>
          <w:r w:rsidRPr="001352DE">
            <w:t xml:space="preserve">Figure 6, middle panel, IAT </w:t>
          </w:r>
          <w:r w:rsidRPr="001352DE">
            <w:rPr>
              <w:i/>
              <w:iCs/>
            </w:rPr>
            <w:t>D</w:t>
          </w:r>
          <w:r w:rsidRPr="001352DE">
            <w:t xml:space="preserve"> scores). This was significantly better than for the IRAP </w:t>
          </w:r>
          <w:r w:rsidRPr="001352DE">
            <w:rPr>
              <w:i/>
              <w:iCs/>
            </w:rPr>
            <w:t>D</w:t>
          </w:r>
          <w:r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moveTo w:id="329" w:author="Microsoft Office User" w:date="2022-10-04T22:28:00Z">
            <w:r w:rsidRPr="001352DE">
              <w:rPr>
                <w:i/>
                <w:iCs/>
              </w:rPr>
              <w:t xml:space="preserve"> </w:t>
            </w:r>
            <w:r w:rsidRPr="001352DE">
              <w:t xml:space="preserve">= 0.39, </w:t>
            </w:r>
            <w:r w:rsidRPr="001352DE">
              <w:rPr>
                <w:i/>
                <w:iCs/>
              </w:rPr>
              <w:t>p</w:t>
            </w:r>
            <w:r w:rsidRPr="001352DE">
              <w:t xml:space="preserve"> &lt; .001. </w:t>
            </w:r>
          </w:moveTo>
        </w:moveTo>
      </w:moveTo>
    </w:p>
    <w:moveToRangeEnd w:id="326"/>
    <w:p w14:paraId="319456C3" w14:textId="77777777" w:rsidR="00250D85" w:rsidRPr="00DA7D0B" w:rsidDel="001C44FA" w:rsidRDefault="00250D85">
      <w:pPr>
        <w:rPr>
          <w:del w:id="330" w:author="Microsoft Office User" w:date="2022-10-05T00:30:00Z"/>
          <w:b/>
          <w:bCs/>
        </w:rPr>
      </w:pPr>
    </w:p>
    <w:p w14:paraId="3D95DBB4" w14:textId="047BDF1D" w:rsidR="00025E88" w:rsidRPr="001352DE" w:rsidDel="001C44FA" w:rsidRDefault="00025E88">
      <w:pPr>
        <w:rPr>
          <w:del w:id="331" w:author="Microsoft Office User" w:date="2022-10-05T00:30:00Z"/>
        </w:rPr>
        <w:pPrChange w:id="332" w:author="Microsoft Office User" w:date="2022-10-05T00:49:00Z">
          <w:pPr>
            <w:ind w:firstLine="0"/>
          </w:pPr>
        </w:pPrChange>
      </w:pPr>
    </w:p>
    <w:p w14:paraId="391A5245" w14:textId="4D5DC22B" w:rsidR="00025E88" w:rsidRPr="001352DE" w:rsidDel="001C44FA" w:rsidRDefault="00025E88">
      <w:pPr>
        <w:rPr>
          <w:moveFrom w:id="333" w:author="Microsoft Office User" w:date="2022-10-05T00:30:00Z"/>
        </w:rPr>
        <w:pPrChange w:id="334" w:author="Microsoft Office User" w:date="2022-10-05T00:49:00Z">
          <w:pPr>
            <w:ind w:firstLine="0"/>
          </w:pPr>
        </w:pPrChange>
      </w:pPr>
      <w:moveFromRangeStart w:id="335" w:author="Microsoft Office User" w:date="2022-10-05T00:30:00Z" w:name="move115822246"/>
      <w:moveFrom w:id="336" w:author="Microsoft Office User" w:date="2022-10-05T00:30:00Z">
        <w:r w:rsidRPr="001352DE" w:rsidDel="001C44FA">
          <w:rPr>
            <w:noProof/>
          </w:rPr>
          <w:drawing>
            <wp:inline distT="0" distB="0" distL="0" distR="0" wp14:anchorId="5680217C" wp14:editId="0C918391">
              <wp:extent cx="2807335" cy="2807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2825800" cy="2825800"/>
                      </a:xfrm>
                      <a:prstGeom prst="rect">
                        <a:avLst/>
                      </a:prstGeom>
                    </pic:spPr>
                  </pic:pic>
                </a:graphicData>
              </a:graphic>
            </wp:inline>
          </w:drawing>
        </w:r>
      </w:moveFrom>
    </w:p>
    <w:p w14:paraId="180B6DDF" w14:textId="01EAA12D" w:rsidR="00DA7D0B" w:rsidRPr="001352DE" w:rsidDel="001C44FA" w:rsidRDefault="00DA7D0B">
      <w:pPr>
        <w:pStyle w:val="TableFigure"/>
        <w:ind w:firstLine="284"/>
        <w:rPr>
          <w:moveFrom w:id="337" w:author="Microsoft Office User" w:date="2022-10-05T00:30:00Z"/>
          <w:b/>
          <w:bCs/>
          <w:lang w:val="en-US"/>
        </w:rPr>
        <w:pPrChange w:id="338" w:author="Microsoft Office User" w:date="2022-10-05T00:49:00Z">
          <w:pPr>
            <w:pStyle w:val="TableFigure"/>
          </w:pPr>
        </w:pPrChange>
      </w:pPr>
      <w:moveFrom w:id="339" w:author="Microsoft Office User" w:date="2022-10-05T00:30:00Z">
        <w:r w:rsidRPr="001352DE" w:rsidDel="001C44FA">
          <w:rPr>
            <w:b/>
            <w:bCs/>
            <w:lang w:val="en-US"/>
          </w:rPr>
          <w:t>Figure 6.</w:t>
        </w:r>
        <w:r w:rsidRPr="001352DE" w:rsidDel="001C44FA">
          <w:rPr>
            <w:lang w:val="en-US"/>
          </w:rPr>
          <w:t xml:space="preserve"> Results of meta-analyses 4 to 6 comparing the individual level utility of IRAP </w:t>
        </w:r>
        <w:r w:rsidRPr="001352DE" w:rsidDel="001C44FA">
          <w:rPr>
            <w:i/>
            <w:iCs/>
            <w:lang w:val="en-US"/>
          </w:rPr>
          <w:t>D</w:t>
        </w:r>
        <w:r w:rsidRPr="001352DE" w:rsidDel="001C44FA">
          <w:rPr>
            <w:lang w:val="en-US"/>
          </w:rPr>
          <w:t xml:space="preserve"> scores with IAT </w:t>
        </w:r>
        <w:r w:rsidRPr="001352DE" w:rsidDel="001C44FA">
          <w:rPr>
            <w:i/>
            <w:iCs/>
            <w:lang w:val="en-US"/>
          </w:rPr>
          <w:t>D</w:t>
        </w:r>
        <w:r w:rsidRPr="001352DE" w:rsidDel="001C44FA">
          <w:rPr>
            <w:lang w:val="en-US"/>
          </w:rPr>
          <w:t xml:space="preserve"> scores.</w:t>
        </w:r>
      </w:moveFrom>
    </w:p>
    <w:moveFromRangeEnd w:id="335"/>
    <w:p w14:paraId="0603A56B" w14:textId="68A87EAD" w:rsidR="00025E88" w:rsidDel="001C44FA" w:rsidRDefault="00025E88">
      <w:pPr>
        <w:rPr>
          <w:del w:id="340" w:author="Microsoft Office User" w:date="2022-10-05T00:30:00Z"/>
          <w:b/>
          <w:bCs/>
        </w:rPr>
        <w:pPrChange w:id="341" w:author="Microsoft Office User" w:date="2022-10-05T00:49:00Z">
          <w:pPr>
            <w:ind w:firstLine="0"/>
          </w:pPr>
        </w:pPrChange>
      </w:pPr>
    </w:p>
    <w:p w14:paraId="23109DB3" w14:textId="77777777" w:rsidR="00390C63" w:rsidRPr="001352DE" w:rsidRDefault="00390C63">
      <w:pPr>
        <w:rPr>
          <w:b/>
          <w:bCs/>
        </w:rPr>
        <w:pPrChange w:id="342" w:author="Microsoft Office User" w:date="2022-10-05T00:49:00Z">
          <w:pPr>
            <w:ind w:firstLine="0"/>
          </w:pPr>
        </w:pPrChange>
      </w:pPr>
    </w:p>
    <w:p w14:paraId="2BBAD1D0" w14:textId="37CDEC7D" w:rsidR="00EF5F38" w:rsidRPr="001352DE" w:rsidDel="00250D85" w:rsidRDefault="00FF5C00" w:rsidP="00074090">
      <w:pPr>
        <w:rPr>
          <w:moveFrom w:id="343" w:author="Microsoft Office User" w:date="2022-10-04T22:28:00Z"/>
          <w:b/>
          <w:bCs/>
        </w:rPr>
      </w:pPr>
      <w:moveFromRangeStart w:id="344" w:author="Microsoft Office User" w:date="2022-10-04T22:28:00Z" w:name="move115814922"/>
      <w:moveFrom w:id="345" w:author="Microsoft Office User" w:date="2022-10-04T22:28:00Z">
        <w:r w:rsidRPr="001352DE" w:rsidDel="00250D85">
          <w:rPr>
            <w:b/>
            <w:bCs/>
          </w:rPr>
          <w:t>Proportion</w:t>
        </w:r>
        <w:r w:rsidR="00EF5F38" w:rsidRPr="001352DE" w:rsidDel="00250D85">
          <w:rPr>
            <w:b/>
            <w:bCs/>
          </w:rPr>
          <w:t xml:space="preserve"> of</w:t>
        </w:r>
        <w:r w:rsidR="00707CAD" w:rsidRPr="001352DE" w:rsidDel="00250D85">
          <w:rPr>
            <w:b/>
            <w:bCs/>
          </w:rPr>
          <w:t xml:space="preserve"> </w:t>
        </w:r>
        <w:r w:rsidR="00EF5F38" w:rsidRPr="001352DE" w:rsidDel="00250D85">
          <w:rPr>
            <w:b/>
            <w:bCs/>
          </w:rPr>
          <w:t>scores that differ from one another</w:t>
        </w:r>
        <w:r w:rsidR="00074090" w:rsidRPr="001352DE" w:rsidDel="00250D85">
          <w:rPr>
            <w:b/>
            <w:bCs/>
          </w:rPr>
          <w:t xml:space="preserve">. </w:t>
        </w:r>
        <w:r w:rsidR="005C6734" w:rsidRPr="001352DE" w:rsidDel="00250D85">
          <w:t>M</w:t>
        </w:r>
        <w:r w:rsidR="00F64326" w:rsidRPr="001352DE" w:rsidDel="00250D85">
          <w:t>odel 5</w:t>
        </w:r>
        <w:r w:rsidR="005C6734" w:rsidRPr="001352DE" w:rsidDel="00250D85">
          <w:t xml:space="preserve"> was similar to model 2. </w:t>
        </w:r>
        <w:r w:rsidR="00EC444E" w:rsidRPr="001352DE" w:rsidDel="00250D85">
          <w:t xml:space="preserve">The proportion with of IAT </w:t>
        </w:r>
        <w:r w:rsidR="00EC444E" w:rsidRPr="001352DE" w:rsidDel="00250D85">
          <w:rPr>
            <w:i/>
            <w:iCs/>
          </w:rPr>
          <w:t>D</w:t>
        </w:r>
        <w:r w:rsidR="00EC444E" w:rsidRPr="001352DE" w:rsidDel="00250D85">
          <w:t xml:space="preserve"> scores that were discriminable from other </w:t>
        </w:r>
        <w:r w:rsidR="00EC444E" w:rsidRPr="001352DE" w:rsidDel="00250D85">
          <w:rPr>
            <w:i/>
            <w:iCs/>
          </w:rPr>
          <w:t>D</w:t>
        </w:r>
        <w:r w:rsidR="00EC444E" w:rsidRPr="001352DE" w:rsidDel="00250D85">
          <w:t xml:space="preserve"> scores in each domain can be found in Figure 5S in the supplementary materials. </w:t>
        </w:r>
        <w:r w:rsidR="005C6734" w:rsidRPr="001352DE" w:rsidDel="00250D85">
          <w:t>The same modifications to the fixed and random effects were made as model 4.</w:t>
        </w:r>
        <w:r w:rsidR="00F64326" w:rsidRPr="001352DE" w:rsidDel="00250D85">
          <w:t xml:space="preserve"> </w:t>
        </w:r>
        <w:r w:rsidR="004F2E8B" w:rsidRPr="001352DE" w:rsidDel="00250D85">
          <w:t>T</w:t>
        </w:r>
        <w:r w:rsidR="00EF5F38" w:rsidRPr="001352DE" w:rsidDel="00250D85">
          <w:t xml:space="preserve">he meta-analytic proportion of </w:t>
        </w:r>
        <w:r w:rsidR="00017974" w:rsidRPr="001352DE" w:rsidDel="00250D85">
          <w:t xml:space="preserve">IAT </w:t>
        </w:r>
        <w:r w:rsidR="00017974" w:rsidRPr="001352DE" w:rsidDel="00250D85">
          <w:rPr>
            <w:i/>
            <w:iCs/>
          </w:rPr>
          <w:t>D</w:t>
        </w:r>
        <w:r w:rsidR="00EF5F38" w:rsidRPr="001352DE" w:rsidDel="00250D85">
          <w:t xml:space="preserve"> scores that were found to be discriminable from one another was </w:t>
        </w:r>
        <m:oMath>
          <m:r>
            <w:rPr>
              <w:rFonts w:ascii="Cambria Math" w:hAnsi="Cambria Math"/>
            </w:rPr>
            <m:t>θ</m:t>
          </m:r>
        </m:oMath>
        <w:moveFrom w:id="346" w:author="Microsoft Office User" w:date="2022-10-04T22:28:00Z">
          <w:r w:rsidR="00EF5F38" w:rsidRPr="001352DE" w:rsidDel="00250D85">
            <w:rPr>
              <w:i/>
              <w:iCs/>
            </w:rPr>
            <w:t xml:space="preserve"> </w:t>
          </w:r>
          <w:r w:rsidR="00EF5F38" w:rsidRPr="001352DE" w:rsidDel="00250D85">
            <w:t>=</w:t>
          </w:r>
          <w:r w:rsidR="00EF5F38" w:rsidRPr="001352DE" w:rsidDel="00250D85">
            <w:rPr>
              <w:i/>
              <w:iCs/>
            </w:rPr>
            <w:t xml:space="preserve"> </w:t>
          </w:r>
          <w:r w:rsidR="00EF5F38" w:rsidRPr="001352DE" w:rsidDel="00250D85">
            <w:t>0.</w:t>
          </w:r>
          <w:r w:rsidR="00943378" w:rsidRPr="001352DE" w:rsidDel="00250D85">
            <w:t>4</w:t>
          </w:r>
          <w:r w:rsidR="00CE7A6F" w:rsidRPr="001352DE" w:rsidDel="00250D85">
            <w:t>6</w:t>
          </w:r>
          <w:r w:rsidR="00EF5F38" w:rsidRPr="001352DE" w:rsidDel="00250D85">
            <w:t>, 95% CI [0.</w:t>
          </w:r>
          <w:r w:rsidR="00CE7A6F" w:rsidRPr="001352DE" w:rsidDel="00250D85">
            <w:t>42</w:t>
          </w:r>
          <w:r w:rsidR="00EF5F38" w:rsidRPr="001352DE" w:rsidDel="00250D85">
            <w:t>, 0.</w:t>
          </w:r>
          <w:r w:rsidR="00943378" w:rsidRPr="001352DE" w:rsidDel="00250D85">
            <w:t>4</w:t>
          </w:r>
          <w:r w:rsidR="00CE7A6F" w:rsidRPr="001352DE" w:rsidDel="00250D85">
            <w:t>9</w:t>
          </w:r>
          <w:r w:rsidR="00EF5F38" w:rsidRPr="001352DE" w:rsidDel="00250D85">
            <w:t>], 95% PI [0.</w:t>
          </w:r>
          <w:r w:rsidR="003D010C" w:rsidRPr="001352DE" w:rsidDel="00250D85">
            <w:t>0</w:t>
          </w:r>
          <w:r w:rsidR="00CE7A6F" w:rsidRPr="001352DE" w:rsidDel="00250D85">
            <w:t>7</w:t>
          </w:r>
          <w:r w:rsidR="00EF5F38" w:rsidRPr="001352DE" w:rsidDel="00250D85">
            <w:t>, 0.</w:t>
          </w:r>
          <w:r w:rsidR="0091046B" w:rsidRPr="001352DE" w:rsidDel="00250D85">
            <w:t>9</w:t>
          </w:r>
          <w:r w:rsidR="00CE7A6F" w:rsidRPr="001352DE" w:rsidDel="00250D85">
            <w:t>1</w:t>
          </w:r>
          <w:r w:rsidR="00EF5F38" w:rsidRPr="001352DE" w:rsidDel="00250D85">
            <w:t>]</w:t>
          </w:r>
          <w:r w:rsidR="00250C1D" w:rsidRPr="001352DE" w:rsidDel="00250D85">
            <w:t xml:space="preserve"> (see Figure </w:t>
          </w:r>
          <w:r w:rsidR="009C7727" w:rsidRPr="001352DE" w:rsidDel="00250D85">
            <w:t>6</w:t>
          </w:r>
          <w:r w:rsidR="00250C1D" w:rsidRPr="001352DE" w:rsidDel="00250D85">
            <w:t xml:space="preserve">, middle panel, IAT </w:t>
          </w:r>
          <w:r w:rsidR="00250C1D" w:rsidRPr="001352DE" w:rsidDel="00250D85">
            <w:rPr>
              <w:i/>
              <w:iCs/>
            </w:rPr>
            <w:t>D</w:t>
          </w:r>
          <w:r w:rsidR="00250C1D" w:rsidRPr="001352DE" w:rsidDel="00250D85">
            <w:t xml:space="preserve"> scores)</w:t>
          </w:r>
          <w:r w:rsidR="00EF5F38" w:rsidRPr="001352DE" w:rsidDel="00250D85">
            <w:t xml:space="preserve">. </w:t>
          </w:r>
          <w:r w:rsidR="00A80AA0" w:rsidRPr="001352DE" w:rsidDel="00250D85">
            <w:t xml:space="preserve">This was significantly better than for the IRAP </w:t>
          </w:r>
          <w:r w:rsidR="00CA40B1" w:rsidRPr="001352DE" w:rsidDel="00250D85">
            <w:rPr>
              <w:i/>
              <w:iCs/>
            </w:rPr>
            <w:t>D</w:t>
          </w:r>
          <w:r w:rsidR="00CA40B1" w:rsidRPr="001352DE" w:rsidDel="00250D85">
            <w:t xml:space="preserve"> scores </w:t>
          </w:r>
          <w:r w:rsidR="00A80AA0" w:rsidRPr="001352DE" w:rsidDel="00250D85">
            <w:t>and the magnitude of the difference in proportions was large</w:t>
          </w:r>
          <w:r w:rsidR="00EF5F38" w:rsidRPr="001352DE" w:rsidDel="00250D85">
            <w:t xml:space="preserve">, </w:t>
          </w:r>
          <m:oMath>
            <m:r>
              <m:rPr>
                <m:sty m:val="p"/>
              </m:rPr>
              <w:rPr>
                <w:rFonts w:ascii="Cambria Math" w:hAnsi="Cambria Math"/>
              </w:rPr>
              <m:t>Δ</m:t>
            </m:r>
            <m:r>
              <w:rPr>
                <w:rFonts w:ascii="Cambria Math" w:hAnsi="Cambria Math"/>
              </w:rPr>
              <m:t>θ</m:t>
            </m:r>
          </m:oMath>
          <w:moveFrom w:id="347" w:author="Microsoft Office User" w:date="2022-10-04T22:28:00Z">
            <w:r w:rsidR="00EF5F38" w:rsidRPr="001352DE" w:rsidDel="00250D85">
              <w:rPr>
                <w:i/>
                <w:iCs/>
              </w:rPr>
              <w:t xml:space="preserve"> </w:t>
            </w:r>
            <w:r w:rsidR="00EF5F38" w:rsidRPr="001352DE" w:rsidDel="00250D85">
              <w:t>= 0.</w:t>
            </w:r>
            <w:r w:rsidR="002F738E" w:rsidRPr="001352DE" w:rsidDel="00250D85">
              <w:t>39</w:t>
            </w:r>
            <w:r w:rsidR="00EF5F38" w:rsidRPr="001352DE" w:rsidDel="00250D85">
              <w:t xml:space="preserve">, </w:t>
            </w:r>
            <w:r w:rsidR="00EF5F38" w:rsidRPr="001352DE" w:rsidDel="00250D85">
              <w:rPr>
                <w:i/>
                <w:iCs/>
              </w:rPr>
              <w:t>p</w:t>
            </w:r>
            <w:r w:rsidR="00EF5F38" w:rsidRPr="001352DE" w:rsidDel="00250D85">
              <w:t xml:space="preserve"> </w:t>
            </w:r>
            <w:r w:rsidR="00E31722" w:rsidRPr="001352DE" w:rsidDel="00250D85">
              <w:t>&lt;</w:t>
            </w:r>
            <w:r w:rsidR="00EF5F38" w:rsidRPr="001352DE" w:rsidDel="00250D85">
              <w:t xml:space="preserve"> .00</w:t>
            </w:r>
            <w:r w:rsidR="00E31722" w:rsidRPr="001352DE" w:rsidDel="00250D85">
              <w:t>1</w:t>
            </w:r>
            <w:r w:rsidR="00EF5F38" w:rsidRPr="001352DE" w:rsidDel="00250D85">
              <w:t xml:space="preserve">. </w:t>
            </w:r>
          </w:moveFrom>
        </w:moveFrom>
      </w:moveFrom>
    </w:p>
    <w:moveFromRangeEnd w:id="344"/>
    <w:p w14:paraId="450E76B6" w14:textId="2390C936" w:rsidR="00D6427D" w:rsidRPr="001352DE" w:rsidRDefault="00EF5F38" w:rsidP="00074090">
      <w:pPr>
        <w:rPr>
          <w:b/>
          <w:bCs/>
        </w:rPr>
      </w:pPr>
      <w:r w:rsidRPr="001352DE">
        <w:rPr>
          <w:b/>
          <w:bCs/>
        </w:rPr>
        <w:t>Proportion of observed range covered by individual scores</w:t>
      </w:r>
      <w:r w:rsidR="00074090" w:rsidRPr="001352DE">
        <w:rPr>
          <w:b/>
          <w:bCs/>
        </w:rPr>
        <w:t xml:space="preserve">. </w:t>
      </w:r>
      <w:r w:rsidR="00D37419" w:rsidRPr="001352DE">
        <w:t xml:space="preserve">Model 6 was similar to model 3. </w:t>
      </w:r>
      <w:r w:rsidR="00EC444E" w:rsidRPr="001352DE">
        <w:t xml:space="preserve">The proportion with of the observed interval width covered by individual IAT </w:t>
      </w:r>
      <w:r w:rsidR="00EC444E" w:rsidRPr="001352DE">
        <w:rPr>
          <w:i/>
          <w:iCs/>
        </w:rPr>
        <w:t>D</w:t>
      </w:r>
      <w:r w:rsidR="00EC444E" w:rsidRPr="001352DE">
        <w:t xml:space="preserve"> scores 95% Confidence Intervals in each domain can be found in Figure 6S in the supplementary materials. </w:t>
      </w:r>
      <w:r w:rsidR="00D37419" w:rsidRPr="001352DE">
        <w:t xml:space="preserve">The same modifications to the fixed and random effects were made as model 4. </w:t>
      </w:r>
      <w:r w:rsidR="00123C64" w:rsidRPr="001352DE">
        <w:t xml:space="preserve">The </w:t>
      </w:r>
      <w:r w:rsidRPr="001352DE">
        <w:t xml:space="preserve">proportion of the observed range of </w:t>
      </w:r>
      <w:r w:rsidR="0025516D" w:rsidRPr="001352DE">
        <w:t xml:space="preserve">IAT </w:t>
      </w:r>
      <w:r w:rsidR="0025516D" w:rsidRPr="001352DE">
        <w:rPr>
          <w:i/>
          <w:iCs/>
        </w:rPr>
        <w:t>D</w:t>
      </w:r>
      <w:r w:rsidRPr="001352DE">
        <w:t xml:space="preserve"> scores covered by individuals 95% Confidence Intervals was </w:t>
      </w:r>
      <m:oMath>
        <m:r>
          <w:rPr>
            <w:rFonts w:ascii="Cambria Math" w:hAnsi="Cambria Math"/>
          </w:rPr>
          <m:t>θ</m:t>
        </m:r>
      </m:oMath>
      <w:r w:rsidRPr="001352DE">
        <w:t xml:space="preserve"> =</w:t>
      </w:r>
      <w:r w:rsidRPr="001352DE">
        <w:rPr>
          <w:i/>
          <w:iCs/>
        </w:rPr>
        <w:t xml:space="preserve"> </w:t>
      </w:r>
      <w:r w:rsidRPr="001352DE">
        <w:t>0.</w:t>
      </w:r>
      <w:r w:rsidR="00134742" w:rsidRPr="001352DE">
        <w:t>26</w:t>
      </w:r>
      <w:r w:rsidRPr="001352DE">
        <w:t>, 95% CI [0.</w:t>
      </w:r>
      <w:r w:rsidR="00134742" w:rsidRPr="001352DE">
        <w:t>26</w:t>
      </w:r>
      <w:r w:rsidRPr="001352DE">
        <w:t>, 0.</w:t>
      </w:r>
      <w:r w:rsidR="00134742" w:rsidRPr="001352DE">
        <w:t>27</w:t>
      </w:r>
      <w:r w:rsidRPr="001352DE">
        <w:t>], 95% PI [0.</w:t>
      </w:r>
      <w:r w:rsidR="00372F96" w:rsidRPr="001352DE">
        <w:t>1</w:t>
      </w:r>
      <w:r w:rsidR="003D010C" w:rsidRPr="001352DE">
        <w:t>6</w:t>
      </w:r>
      <w:r w:rsidRPr="001352DE">
        <w:t>, 0.</w:t>
      </w:r>
      <w:r w:rsidR="00372F96" w:rsidRPr="001352DE">
        <w:t>4</w:t>
      </w:r>
      <w:r w:rsidR="003D010C" w:rsidRPr="001352DE">
        <w:t>1</w:t>
      </w:r>
      <w:r w:rsidRPr="001352DE">
        <w:t>]</w:t>
      </w:r>
      <w:r w:rsidR="0073479E" w:rsidRPr="001352DE">
        <w:t xml:space="preserve"> (see Figure </w:t>
      </w:r>
      <w:r w:rsidR="009C7727" w:rsidRPr="001352DE">
        <w:t>6</w:t>
      </w:r>
      <w:r w:rsidR="0073479E" w:rsidRPr="001352DE">
        <w:t xml:space="preserve">, lower panel, IAT </w:t>
      </w:r>
      <w:r w:rsidR="0073479E" w:rsidRPr="001352DE">
        <w:rPr>
          <w:i/>
          <w:iCs/>
        </w:rPr>
        <w:t>D</w:t>
      </w:r>
      <w:r w:rsidR="0073479E" w:rsidRPr="001352DE">
        <w:t xml:space="preserve"> scores)</w:t>
      </w:r>
      <w:r w:rsidRPr="001352DE">
        <w:t xml:space="preserve">. </w:t>
      </w:r>
      <w:r w:rsidR="000362BA" w:rsidRPr="001352DE">
        <w:t xml:space="preserve">This was significantly better than for the IRAP </w:t>
      </w:r>
      <w:r w:rsidR="000362BA" w:rsidRPr="001352DE">
        <w:rPr>
          <w:i/>
          <w:iCs/>
        </w:rPr>
        <w:t>D</w:t>
      </w:r>
      <w:r w:rsidR="000362BA"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r w:rsidR="000362BA" w:rsidRPr="001352DE">
        <w:rPr>
          <w:i/>
          <w:iCs/>
        </w:rPr>
        <w:t xml:space="preserve"> </w:t>
      </w:r>
      <w:r w:rsidR="000362BA" w:rsidRPr="001352DE">
        <w:t>= 0.</w:t>
      </w:r>
      <w:r w:rsidR="00753412" w:rsidRPr="001352DE">
        <w:t>2</w:t>
      </w:r>
      <w:r w:rsidR="003D010C" w:rsidRPr="001352DE">
        <w:t>4</w:t>
      </w:r>
      <w:r w:rsidR="000362BA" w:rsidRPr="001352DE">
        <w:t xml:space="preserve">, </w:t>
      </w:r>
      <w:r w:rsidR="000362BA" w:rsidRPr="001352DE">
        <w:rPr>
          <w:i/>
          <w:iCs/>
        </w:rPr>
        <w:t>p</w:t>
      </w:r>
      <w:r w:rsidR="000362BA" w:rsidRPr="001352DE">
        <w:t xml:space="preserve"> &lt; .001.</w:t>
      </w:r>
    </w:p>
    <w:p w14:paraId="4F9C50B0" w14:textId="2235064E" w:rsidR="0093723D" w:rsidRPr="001352DE" w:rsidRDefault="00AA104C" w:rsidP="00D21ABA">
      <w:pPr>
        <w:pStyle w:val="Heading1"/>
      </w:pPr>
      <w:r w:rsidRPr="001352DE">
        <w:t>Discussion</w:t>
      </w:r>
    </w:p>
    <w:p w14:paraId="3C7AA235" w14:textId="720F696C" w:rsidR="008D1E2F" w:rsidRPr="001352DE" w:rsidRDefault="00B30844" w:rsidP="00464431">
      <w:ins w:id="348" w:author="Microsoft Office User" w:date="2022-10-04T22:30:00Z">
        <w:r>
          <w:t xml:space="preserve">Early in the </w:t>
        </w:r>
      </w:ins>
      <w:ins w:id="349" w:author="Microsoft Office User" w:date="2022-10-04T22:31:00Z">
        <w:r>
          <w:t xml:space="preserve">IRAP’s development, its creators raised the question of whether it could eventually be used at the individual level </w:t>
        </w:r>
      </w:ins>
      <w:r>
        <w:fldChar w:fldCharType="begin"/>
      </w:r>
      <w:r>
        <w:instrText xml:space="preserve"> ADDIN ZOTERO_ITEM CSL_CITATION {"citationID":"fA3x4viT","properties":{"formattedCitation":"(Barnes-Holmes et al., 2008, p. 512)","plainCitation":"(Barnes-Holmes et al., 2008, p. 512)","noteIndex":0},"citationItems":[{"id":1472,"uris":["http://zotero.org/users/1687755/items/UZDWBPMU"],"itemData":{"id":1472,"type":"article-journal","container-title":"The Psychological Record","issue":"4","page":"497–516","source":"Google Scholar","title":"The Implicit Relational Assessment Procedure (IRAP) as a response-time and event-related-potentials methodology for testing natural verbal relations: A preliminary study","title-short":"The Implicit Relational Assessment Procedure (IRAP) as a response-time and event-related-potentials methodology for testing natural verbal relations","volume":"58","author":[{"family":"Barnes-Holmes","given":"Dermot"},{"family":"Hayden","given":"Eilish"},{"family":"Barnes-Holmes","given":"Yvonne"},{"family":"Stewart","given":"Ian"}],"issued":{"date-parts":[["2008"]]}},"label":"page","suffix":", p. 512"}],"schema":"https://github.com/citation-style-language/schema/raw/master/csl-citation.json"} </w:instrText>
      </w:r>
      <w:r>
        <w:fldChar w:fldCharType="separate"/>
      </w:r>
      <w:r>
        <w:rPr>
          <w:noProof/>
        </w:rPr>
        <w:t>(Barnes-Holmes et al., 2008, p. 512)</w:t>
      </w:r>
      <w:r>
        <w:fldChar w:fldCharType="end"/>
      </w:r>
      <w:ins w:id="350" w:author="Microsoft Office User" w:date="2022-10-04T22:32:00Z">
        <w:r>
          <w:t xml:space="preserve">. </w:t>
        </w:r>
        <w:r w:rsidR="00464431">
          <w:t>In their meta-analysis of the IRAP’s clinical criterion v</w:t>
        </w:r>
      </w:ins>
      <w:ins w:id="351" w:author="Microsoft Office User" w:date="2022-10-04T22:33:00Z">
        <w:r w:rsidR="00464431">
          <w:t xml:space="preserve">alidity, </w:t>
        </w:r>
      </w:ins>
      <w:del w:id="352" w:author="Microsoft Office User" w:date="2022-10-04T22:32:00Z">
        <w:r w:rsidR="00620985" w:rsidRPr="001352DE" w:rsidDel="00464431">
          <w:delText xml:space="preserve">In contrast to the conclusions of </w:delText>
        </w:r>
      </w:del>
      <w:r w:rsidR="00620985" w:rsidRPr="001352DE">
        <w:t>Vahey et al.</w:t>
      </w:r>
      <w:del w:id="353" w:author="Microsoft Office User" w:date="2022-10-04T22:32:00Z">
        <w:r w:rsidR="00620985" w:rsidRPr="001352DE" w:rsidDel="00464431">
          <w:delText>’s</w:delText>
        </w:r>
      </w:del>
      <w:r w:rsidR="00620985" w:rsidRPr="001352DE">
        <w:t xml:space="preserve"> </w:t>
      </w:r>
      <w:r w:rsidR="00620985" w:rsidRPr="001352DE">
        <w:fldChar w:fldCharType="begin"/>
      </w:r>
      <w:r w:rsidR="00DE1174" w:rsidRPr="001352DE">
        <w:instrText xml:space="preserve"> ADDIN ZOTERO_ITEM CSL_CITATION {"citationID":"U5YRxFJ0","properties":{"formattedCitation":"(2015)","plainCitation":"(2015)","noteIndex":0},"citationItems":[{"id":1273,"uris":["http://zotero.org/users/1687755/items/4SHQ9XKM"],"itemData":{"id":1273,"type":"article-journal","abstract":"AbstractBackground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00620985" w:rsidRPr="001352DE">
        <w:fldChar w:fldCharType="separate"/>
      </w:r>
      <w:r w:rsidR="00620985" w:rsidRPr="001352DE">
        <w:t>(2015)</w:t>
      </w:r>
      <w:r w:rsidR="00620985" w:rsidRPr="001352DE">
        <w:fldChar w:fldCharType="end"/>
      </w:r>
      <w:r w:rsidR="00620985" w:rsidRPr="001352DE">
        <w:t xml:space="preserve"> </w:t>
      </w:r>
      <w:ins w:id="354" w:author="Microsoft Office User" w:date="2022-10-04T22:33:00Z">
        <w:r w:rsidR="00464431">
          <w:t xml:space="preserve">optimistically declared that the IRAP has potential </w:t>
        </w:r>
      </w:ins>
      <w:del w:id="355" w:author="Microsoft Office User" w:date="2022-10-04T22:33:00Z">
        <w:r w:rsidR="00620985" w:rsidRPr="001352DE" w:rsidDel="00464431">
          <w:delText>meta-analysis, the current results suggest that the IRAP</w:delText>
        </w:r>
        <w:r w:rsidR="00F35367" w:rsidRPr="001352DE" w:rsidDel="00464431">
          <w:delText xml:space="preserve">, in its current form, </w:delText>
        </w:r>
        <w:r w:rsidR="00620985" w:rsidRPr="001352DE" w:rsidDel="00464431">
          <w:delText>does not currently have potential</w:delText>
        </w:r>
      </w:del>
      <w:r w:rsidR="00620985" w:rsidRPr="001352DE">
        <w:t xml:space="preserve"> “as a tool for clinical assessment”</w:t>
      </w:r>
      <w:ins w:id="356" w:author="Microsoft Office User" w:date="2022-10-04T22:34:00Z">
        <w:r w:rsidR="00464431">
          <w:t xml:space="preserve"> (p. </w:t>
        </w:r>
      </w:ins>
      <w:ins w:id="357" w:author="Microsoft Office User" w:date="2022-10-04T22:35:00Z">
        <w:r w:rsidR="00A316C5">
          <w:t>64</w:t>
        </w:r>
      </w:ins>
      <w:ins w:id="358" w:author="Microsoft Office User" w:date="2022-10-04T22:34:00Z">
        <w:r w:rsidR="00464431">
          <w:t>)</w:t>
        </w:r>
      </w:ins>
      <w:r w:rsidR="003E452D" w:rsidRPr="001352DE">
        <w:t xml:space="preserve">. </w:t>
      </w:r>
      <w:ins w:id="359" w:author="Microsoft Office User" w:date="2022-10-04T22:34:00Z">
        <w:r w:rsidR="00464431">
          <w:t>T</w:t>
        </w:r>
        <w:r w:rsidR="00464431" w:rsidRPr="001352DE">
          <w:t xml:space="preserve">he current results suggest </w:t>
        </w:r>
        <w:r w:rsidR="00464431">
          <w:t>otherwise</w:t>
        </w:r>
      </w:ins>
      <w:ins w:id="360" w:author="Microsoft Office User" w:date="2022-10-04T22:35:00Z">
        <w:r w:rsidR="00096EFD">
          <w:t>;</w:t>
        </w:r>
      </w:ins>
      <w:ins w:id="361" w:author="Microsoft Office User" w:date="2022-10-04T22:34:00Z">
        <w:r w:rsidR="00464431">
          <w:t xml:space="preserve"> that the </w:t>
        </w:r>
        <w:r w:rsidR="00464431" w:rsidRPr="001352DE">
          <w:t xml:space="preserve">IRAP, in its current form, does not currently have </w:t>
        </w:r>
        <w:r w:rsidR="00464431">
          <w:t xml:space="preserve">individual level utility. </w:t>
        </w:r>
      </w:ins>
      <w:r w:rsidR="0072124A" w:rsidRPr="001352DE">
        <w:t>A</w:t>
      </w:r>
      <w:r w:rsidR="008F4BDC" w:rsidRPr="001352DE">
        <w:t xml:space="preserve">nalyses of </w:t>
      </w:r>
      <w:r w:rsidR="00604288" w:rsidRPr="001352DE">
        <w:t>four</w:t>
      </w:r>
      <w:r w:rsidR="00E000B5" w:rsidRPr="001352DE">
        <w:t xml:space="preserve"> different metrics </w:t>
      </w:r>
      <w:r w:rsidR="00C411DB" w:rsidRPr="001352DE">
        <w:t xml:space="preserve">consistently </w:t>
      </w:r>
      <w:r w:rsidR="001A40E3" w:rsidRPr="001352DE">
        <w:t>suggest</w:t>
      </w:r>
      <w:r w:rsidR="00902126" w:rsidRPr="001352DE">
        <w:t>ed</w:t>
      </w:r>
      <w:r w:rsidR="001A40E3" w:rsidRPr="001352DE">
        <w:t xml:space="preserve"> </w:t>
      </w:r>
      <w:r w:rsidR="00261734" w:rsidRPr="001352DE">
        <w:t xml:space="preserve">that </w:t>
      </w:r>
      <w:r w:rsidR="00BF65DF" w:rsidRPr="001352DE">
        <w:t>the IRAP does not have utility at the individual level</w:t>
      </w:r>
      <w:r w:rsidR="00417401" w:rsidRPr="001352DE">
        <w:t>.</w:t>
      </w:r>
      <w:r w:rsidR="00E000B5" w:rsidRPr="001352DE">
        <w:t xml:space="preserve"> </w:t>
      </w:r>
      <w:r w:rsidR="00261734" w:rsidRPr="001352DE">
        <w:t xml:space="preserve">A given </w:t>
      </w:r>
      <w:r w:rsidR="001A40E3" w:rsidRPr="001352DE">
        <w:t xml:space="preserve">IRAP </w:t>
      </w:r>
      <w:r w:rsidR="00261734" w:rsidRPr="001352DE">
        <w:rPr>
          <w:i/>
          <w:iCs/>
        </w:rPr>
        <w:t>D</w:t>
      </w:r>
      <w:r w:rsidR="00261734" w:rsidRPr="001352DE">
        <w:t xml:space="preserve"> score’s confidence intervals are likely to be very wide (</w:t>
      </w:r>
      <w:r w:rsidR="002C0162" w:rsidRPr="001352DE">
        <w:t xml:space="preserve">i.e., </w:t>
      </w:r>
      <w:r w:rsidR="002324B1" w:rsidRPr="001352DE">
        <w:t xml:space="preserve">a given participant’s </w:t>
      </w:r>
      <w:r w:rsidR="002324B1" w:rsidRPr="001352DE">
        <w:rPr>
          <w:i/>
          <w:iCs/>
        </w:rPr>
        <w:t>D</w:t>
      </w:r>
      <w:r w:rsidR="002324B1" w:rsidRPr="001352DE">
        <w:t xml:space="preserve"> score </w:t>
      </w:r>
      <w:r w:rsidR="00261734" w:rsidRPr="001352DE">
        <w:t>±0.66)</w:t>
      </w:r>
      <w:r w:rsidR="00417401" w:rsidRPr="001352DE">
        <w:t>,</w:t>
      </w:r>
      <w:r w:rsidR="00261734" w:rsidRPr="001352DE">
        <w:t xml:space="preserve"> </w:t>
      </w:r>
      <w:r w:rsidR="001F6846" w:rsidRPr="001352DE">
        <w:t>with the result that</w:t>
      </w:r>
      <w:r w:rsidR="00E752F5" w:rsidRPr="001352DE">
        <w:t>,</w:t>
      </w:r>
      <w:r w:rsidR="00417401" w:rsidRPr="001352DE">
        <w:t xml:space="preserve"> </w:t>
      </w:r>
      <w:r w:rsidR="008951A3" w:rsidRPr="001352DE">
        <w:t>in the great majority of cases</w:t>
      </w:r>
      <w:r w:rsidR="00E752F5" w:rsidRPr="001352DE">
        <w:t>,</w:t>
      </w:r>
      <w:r w:rsidR="00F95A83" w:rsidRPr="001352DE">
        <w:t xml:space="preserve"> </w:t>
      </w:r>
      <w:r w:rsidR="008951A3" w:rsidRPr="001352DE">
        <w:t>no IRAP effect is detectible at the individual level</w:t>
      </w:r>
      <w:r w:rsidR="00E752F5" w:rsidRPr="001352DE">
        <w:t xml:space="preserve"> (92%)</w:t>
      </w:r>
      <w:r w:rsidR="00A654A1" w:rsidRPr="001352DE">
        <w:t xml:space="preserve">, and individuals’ </w:t>
      </w:r>
      <w:r w:rsidR="00A654A1" w:rsidRPr="001352DE">
        <w:rPr>
          <w:i/>
          <w:iCs/>
        </w:rPr>
        <w:t>D</w:t>
      </w:r>
      <w:r w:rsidR="00A654A1" w:rsidRPr="001352DE">
        <w:t xml:space="preserve"> scores cannot be </w:t>
      </w:r>
      <w:r w:rsidR="004445F9" w:rsidRPr="001352DE">
        <w:t xml:space="preserve">differentiated </w:t>
      </w:r>
      <w:r w:rsidR="00AC4FD5" w:rsidRPr="001352DE">
        <w:t xml:space="preserve">from </w:t>
      </w:r>
      <w:r w:rsidR="00261734" w:rsidRPr="001352DE">
        <w:t xml:space="preserve">other </w:t>
      </w:r>
      <w:r w:rsidR="00AC4FD5" w:rsidRPr="001352DE">
        <w:t>participants’</w:t>
      </w:r>
      <w:r w:rsidR="000F6FAC" w:rsidRPr="001352DE">
        <w:t xml:space="preserve"> </w:t>
      </w:r>
      <w:r w:rsidR="00261734" w:rsidRPr="001352DE">
        <w:t xml:space="preserve">scores </w:t>
      </w:r>
      <w:r w:rsidR="00AC4FD5" w:rsidRPr="001352DE">
        <w:t xml:space="preserve">in the same domain and trial type </w:t>
      </w:r>
      <w:r w:rsidR="00261734" w:rsidRPr="001352DE">
        <w:t>(</w:t>
      </w:r>
      <w:r w:rsidR="00E752F5" w:rsidRPr="001352DE">
        <w:t>9</w:t>
      </w:r>
      <w:r w:rsidR="006620B9" w:rsidRPr="001352DE">
        <w:t>2</w:t>
      </w:r>
      <w:r w:rsidR="00261734" w:rsidRPr="001352DE">
        <w:t>%)</w:t>
      </w:r>
      <w:r w:rsidR="00417401" w:rsidRPr="001352DE">
        <w:t xml:space="preserve">. </w:t>
      </w:r>
      <w:r w:rsidR="000F11AC" w:rsidRPr="001352DE">
        <w:t>A given i</w:t>
      </w:r>
      <w:r w:rsidR="00155531" w:rsidRPr="001352DE">
        <w:t>ndividual</w:t>
      </w:r>
      <w:r w:rsidR="00A4520C" w:rsidRPr="001352DE">
        <w:t xml:space="preserve">s’ </w:t>
      </w:r>
      <w:r w:rsidR="00155531" w:rsidRPr="001352DE">
        <w:rPr>
          <w:i/>
          <w:iCs/>
        </w:rPr>
        <w:t>D</w:t>
      </w:r>
      <w:r w:rsidR="00155531" w:rsidRPr="001352DE">
        <w:t xml:space="preserve"> scores’ 95% Confidence Interval</w:t>
      </w:r>
      <w:r w:rsidR="0062180F" w:rsidRPr="001352DE">
        <w:t xml:space="preserve"> typically </w:t>
      </w:r>
      <w:r w:rsidR="00155531" w:rsidRPr="001352DE">
        <w:t>span</w:t>
      </w:r>
      <w:r w:rsidR="0062180F" w:rsidRPr="001352DE">
        <w:t>s</w:t>
      </w:r>
      <w:r w:rsidR="00155531" w:rsidRPr="001352DE">
        <w:t xml:space="preserve"> a </w:t>
      </w:r>
      <w:r w:rsidR="000A367F" w:rsidRPr="001352DE">
        <w:t xml:space="preserve">very </w:t>
      </w:r>
      <w:r w:rsidR="00155531" w:rsidRPr="001352DE">
        <w:t>large proportion (51%) of the observed range of all scores within a given domain and trial type</w:t>
      </w:r>
      <w:r w:rsidR="009B2BCB" w:rsidRPr="001352DE">
        <w:t>, suggesting that</w:t>
      </w:r>
      <w:r w:rsidR="00261734" w:rsidRPr="001352DE">
        <w:t xml:space="preserve"> </w:t>
      </w:r>
      <w:r w:rsidR="009B2BCB" w:rsidRPr="001352DE">
        <w:t>little can be said with confidence about where the individual lies on the continuum</w:t>
      </w:r>
      <w:r w:rsidR="00E26E4D" w:rsidRPr="001352DE">
        <w:t xml:space="preserve"> that is being assessed</w:t>
      </w:r>
      <w:r w:rsidR="00FF1ADB" w:rsidRPr="001352DE">
        <w:t>.</w:t>
      </w:r>
      <w:r w:rsidR="00492862" w:rsidRPr="001352DE">
        <w:t xml:space="preserve"> </w:t>
      </w:r>
    </w:p>
    <w:p w14:paraId="0455756B" w14:textId="2EDBA282" w:rsidR="00B907C2" w:rsidRPr="001352DE" w:rsidRDefault="00831ED5" w:rsidP="00D21ABA">
      <w:pPr>
        <w:rPr>
          <w:color w:val="000000" w:themeColor="text1"/>
        </w:rPr>
      </w:pPr>
      <w:r w:rsidRPr="001352DE">
        <w:t>E</w:t>
      </w:r>
      <w:r w:rsidR="00261734" w:rsidRPr="001352DE">
        <w:t xml:space="preserve">xcept </w:t>
      </w:r>
      <w:r w:rsidR="00EB4157" w:rsidRPr="001352DE">
        <w:t>for</w:t>
      </w:r>
      <w:r w:rsidR="00261734" w:rsidRPr="001352DE">
        <w:t xml:space="preserve"> </w:t>
      </w:r>
      <w:r w:rsidR="00A01D0B" w:rsidRPr="001352DE">
        <w:t xml:space="preserve">a minority of </w:t>
      </w:r>
      <w:r w:rsidR="00261734" w:rsidRPr="001352DE">
        <w:t xml:space="preserve">extreme scores, an individual </w:t>
      </w:r>
      <w:r w:rsidR="00261734" w:rsidRPr="001352DE">
        <w:rPr>
          <w:i/>
        </w:rPr>
        <w:t>D</w:t>
      </w:r>
      <w:r w:rsidR="00261734" w:rsidRPr="001352DE">
        <w:t xml:space="preserve"> score is in general so </w:t>
      </w:r>
      <w:r w:rsidR="006D269A" w:rsidRPr="001352DE">
        <w:t>imprecisely</w:t>
      </w:r>
      <w:r w:rsidR="00261734" w:rsidRPr="001352DE">
        <w:t xml:space="preserve"> estimated as to allow for almost no inferences</w:t>
      </w:r>
      <w:r w:rsidR="00162507" w:rsidRPr="001352DE">
        <w:t xml:space="preserve"> about the individual</w:t>
      </w:r>
      <w:r w:rsidR="00B44958" w:rsidRPr="001352DE">
        <w:t xml:space="preserve">, including </w:t>
      </w:r>
      <w:r w:rsidR="0009757F" w:rsidRPr="001352DE">
        <w:t xml:space="preserve">where on the scale they lie, </w:t>
      </w:r>
      <w:r w:rsidR="00A01D0B" w:rsidRPr="001352DE">
        <w:t>that they demonstrated an IRAP effect, whether their score is different from other participants’ scores</w:t>
      </w:r>
      <w:r w:rsidR="00162507" w:rsidRPr="001352DE">
        <w:t>.</w:t>
      </w:r>
      <w:r w:rsidR="00B70B48" w:rsidRPr="001352DE">
        <w:t xml:space="preserve"> </w:t>
      </w:r>
      <w:r w:rsidR="008229D6" w:rsidRPr="001352DE">
        <w:t>This point can be illustrated with a simple example</w:t>
      </w:r>
      <w:r w:rsidR="00DB7F1E" w:rsidRPr="001352DE">
        <w:t>:</w:t>
      </w:r>
      <w:r w:rsidR="006A4B96" w:rsidRPr="001352DE">
        <w:t xml:space="preserve"> </w:t>
      </w:r>
      <w:r w:rsidR="001464F9" w:rsidRPr="001352DE">
        <w:t>i</w:t>
      </w:r>
      <w:r w:rsidR="008229D6" w:rsidRPr="001352DE">
        <w:t>f a participant completed a</w:t>
      </w:r>
      <w:r w:rsidR="002A27BE" w:rsidRPr="001352DE">
        <w:t>n</w:t>
      </w:r>
      <w:r w:rsidR="008229D6" w:rsidRPr="001352DE">
        <w:t xml:space="preserve"> IRAP and demonstrated a </w:t>
      </w:r>
      <w:r w:rsidR="008229D6" w:rsidRPr="001352DE">
        <w:rPr>
          <w:i/>
        </w:rPr>
        <w:t>D</w:t>
      </w:r>
      <w:r w:rsidR="008229D6" w:rsidRPr="001352DE">
        <w:t xml:space="preserve"> score </w:t>
      </w:r>
      <w:r w:rsidR="00C564CA" w:rsidRPr="001352DE">
        <w:t>of</w:t>
      </w:r>
      <w:r w:rsidR="008229D6" w:rsidRPr="001352DE">
        <w:t xml:space="preserve"> 0.30</w:t>
      </w:r>
      <w:r w:rsidR="00DD6984" w:rsidRPr="001352DE">
        <w:t xml:space="preserve"> (i.e., </w:t>
      </w:r>
      <w:r w:rsidR="00BA1A34" w:rsidRPr="001352DE">
        <w:t xml:space="preserve">greater than zero and </w:t>
      </w:r>
      <w:r w:rsidR="00DD6984" w:rsidRPr="001352DE">
        <w:t xml:space="preserve">putting them in the </w:t>
      </w:r>
      <w:r w:rsidR="004F1BF3" w:rsidRPr="001352DE">
        <w:t>66th</w:t>
      </w:r>
      <w:r w:rsidR="00DD6984" w:rsidRPr="001352DE">
        <w:t xml:space="preserve"> percentile of all </w:t>
      </w:r>
      <w:r w:rsidR="00DD6984" w:rsidRPr="001352DE">
        <w:rPr>
          <w:i/>
          <w:iCs/>
        </w:rPr>
        <w:t>D</w:t>
      </w:r>
      <w:r w:rsidR="00DD6984" w:rsidRPr="001352DE">
        <w:t xml:space="preserve"> scores in </w:t>
      </w:r>
      <w:r w:rsidR="005A2CB5" w:rsidRPr="001352DE">
        <w:t>the</w:t>
      </w:r>
      <w:r w:rsidR="00DD6984" w:rsidRPr="001352DE">
        <w:t xml:space="preserve"> dataset)</w:t>
      </w:r>
      <w:r w:rsidR="008229D6" w:rsidRPr="001352DE">
        <w:t xml:space="preserve">, we might traditionally describe this as a positive IRAP effect. </w:t>
      </w:r>
      <w:r w:rsidR="00D50BFB" w:rsidRPr="001352DE">
        <w:rPr>
          <w:color w:val="000000" w:themeColor="text1"/>
        </w:rPr>
        <w:t xml:space="preserve">If this was </w:t>
      </w:r>
      <w:r w:rsidR="009B7FE6" w:rsidRPr="001352DE">
        <w:rPr>
          <w:color w:val="000000" w:themeColor="text1"/>
        </w:rPr>
        <w:t>on the Black-positive</w:t>
      </w:r>
      <w:r w:rsidR="00D50BFB" w:rsidRPr="001352DE">
        <w:rPr>
          <w:color w:val="000000" w:themeColor="text1"/>
        </w:rPr>
        <w:t xml:space="preserve"> </w:t>
      </w:r>
      <w:r w:rsidR="00240544" w:rsidRPr="001352DE">
        <w:rPr>
          <w:color w:val="000000" w:themeColor="text1"/>
        </w:rPr>
        <w:lastRenderedPageBreak/>
        <w:t xml:space="preserve">trial type of a race </w:t>
      </w:r>
      <w:r w:rsidR="00D50BFB" w:rsidRPr="001352DE">
        <w:rPr>
          <w:color w:val="000000" w:themeColor="text1"/>
        </w:rPr>
        <w:t xml:space="preserve">IRAP, this </w:t>
      </w:r>
      <w:r w:rsidR="005C7317" w:rsidRPr="001352DE">
        <w:rPr>
          <w:color w:val="000000" w:themeColor="text1"/>
        </w:rPr>
        <w:t xml:space="preserve">would typically </w:t>
      </w:r>
      <w:r w:rsidR="00D50BFB" w:rsidRPr="001352DE">
        <w:rPr>
          <w:color w:val="000000" w:themeColor="text1"/>
        </w:rPr>
        <w:t xml:space="preserve">be interpreted as a </w:t>
      </w:r>
      <w:r w:rsidR="009B7FE6" w:rsidRPr="001352DE">
        <w:rPr>
          <w:color w:val="000000" w:themeColor="text1"/>
        </w:rPr>
        <w:t>pro</w:t>
      </w:r>
      <w:r w:rsidR="00D50BFB" w:rsidRPr="001352DE">
        <w:rPr>
          <w:color w:val="000000" w:themeColor="text1"/>
        </w:rPr>
        <w:t xml:space="preserve">-Black implicit bias. </w:t>
      </w:r>
      <w:r w:rsidR="008229D6" w:rsidRPr="001352DE">
        <w:t xml:space="preserve">However, when the confidence intervals around </w:t>
      </w:r>
      <w:r w:rsidR="008229D6" w:rsidRPr="001352DE">
        <w:rPr>
          <w:i/>
        </w:rPr>
        <w:t>D</w:t>
      </w:r>
      <w:r w:rsidR="008229D6" w:rsidRPr="001352DE">
        <w:t xml:space="preserve"> scores are considered</w:t>
      </w:r>
      <w:r w:rsidR="003E0441" w:rsidRPr="001352DE">
        <w:t xml:space="preserve"> (e.g., using the most probable confidence interval width: 95% CI [-0.36, 0.96])</w:t>
      </w:r>
      <w:r w:rsidR="008229D6" w:rsidRPr="001352DE">
        <w:t xml:space="preserve">, we would more accurately say that the participant’s </w:t>
      </w:r>
      <w:r w:rsidR="005C79B1" w:rsidRPr="001352DE">
        <w:t xml:space="preserve">data is </w:t>
      </w:r>
      <w:r w:rsidR="009D2CBB" w:rsidRPr="001352DE">
        <w:t xml:space="preserve">(a) no detectable IRAP effect was demonstrated (i.e., 95% Confidence Intervals did not exclude the zero point), and (b) their data is </w:t>
      </w:r>
      <w:r w:rsidR="005C79B1" w:rsidRPr="001352DE">
        <w:t xml:space="preserve">equally compatible with </w:t>
      </w:r>
      <w:r w:rsidR="002D6881" w:rsidRPr="001352DE">
        <w:t xml:space="preserve">them demonstrating </w:t>
      </w:r>
      <w:r w:rsidR="00B3150A" w:rsidRPr="001352DE">
        <w:t xml:space="preserve">a </w:t>
      </w:r>
      <w:r w:rsidR="00803B28" w:rsidRPr="001352DE">
        <w:t>moderately</w:t>
      </w:r>
      <w:r w:rsidR="008229D6" w:rsidRPr="001352DE">
        <w:t xml:space="preserve"> </w:t>
      </w:r>
      <w:r w:rsidR="005C79B1" w:rsidRPr="001352DE">
        <w:t>anti-Black</w:t>
      </w:r>
      <w:r w:rsidR="008229D6" w:rsidRPr="001352DE">
        <w:t xml:space="preserve"> </w:t>
      </w:r>
      <w:r w:rsidR="001F65ED" w:rsidRPr="001352DE">
        <w:t>(</w:t>
      </w:r>
      <w:r w:rsidR="001F65ED" w:rsidRPr="001352DE">
        <w:rPr>
          <w:i/>
        </w:rPr>
        <w:t>D</w:t>
      </w:r>
      <w:r w:rsidR="001F65ED" w:rsidRPr="001352DE">
        <w:t xml:space="preserve"> = -0.</w:t>
      </w:r>
      <w:r w:rsidR="000C0B6E" w:rsidRPr="001352DE">
        <w:t>36</w:t>
      </w:r>
      <w:r w:rsidR="001F65ED" w:rsidRPr="001352DE">
        <w:t xml:space="preserve">) </w:t>
      </w:r>
      <w:r w:rsidR="005C79B1" w:rsidRPr="001352DE">
        <w:t>to</w:t>
      </w:r>
      <w:r w:rsidR="008229D6" w:rsidRPr="001352DE">
        <w:t xml:space="preserve"> </w:t>
      </w:r>
      <w:r w:rsidR="00803B28" w:rsidRPr="001352DE">
        <w:t>strongly</w:t>
      </w:r>
      <w:r w:rsidR="008229D6" w:rsidRPr="001352DE">
        <w:t xml:space="preserve"> </w:t>
      </w:r>
      <w:r w:rsidR="005C79B1" w:rsidRPr="001352DE">
        <w:rPr>
          <w:color w:val="000000" w:themeColor="text1"/>
        </w:rPr>
        <w:t xml:space="preserve">pro-Black </w:t>
      </w:r>
      <w:r w:rsidR="00B3150A" w:rsidRPr="001352DE">
        <w:rPr>
          <w:color w:val="000000" w:themeColor="text1"/>
        </w:rPr>
        <w:t xml:space="preserve">effect </w:t>
      </w:r>
      <w:r w:rsidR="001F65ED" w:rsidRPr="001352DE">
        <w:rPr>
          <w:color w:val="000000" w:themeColor="text1"/>
        </w:rPr>
        <w:t>(</w:t>
      </w:r>
      <w:r w:rsidR="001F65ED" w:rsidRPr="001352DE">
        <w:rPr>
          <w:i/>
          <w:color w:val="000000" w:themeColor="text1"/>
        </w:rPr>
        <w:t>D</w:t>
      </w:r>
      <w:r w:rsidR="001F65ED" w:rsidRPr="001352DE">
        <w:rPr>
          <w:color w:val="000000" w:themeColor="text1"/>
        </w:rPr>
        <w:t xml:space="preserve"> = 0.9</w:t>
      </w:r>
      <w:r w:rsidR="000C0B6E" w:rsidRPr="001352DE">
        <w:rPr>
          <w:color w:val="000000" w:themeColor="text1"/>
        </w:rPr>
        <w:t>6</w:t>
      </w:r>
      <w:r w:rsidR="001F65ED" w:rsidRPr="001352DE">
        <w:rPr>
          <w:color w:val="000000" w:themeColor="text1"/>
        </w:rPr>
        <w:t>)</w:t>
      </w:r>
      <w:r w:rsidR="009D2CBB" w:rsidRPr="001352DE">
        <w:rPr>
          <w:color w:val="000000" w:themeColor="text1"/>
        </w:rPr>
        <w:t>.</w:t>
      </w:r>
      <w:r w:rsidR="008E22FD" w:rsidRPr="001352DE">
        <w:rPr>
          <w:color w:val="000000" w:themeColor="text1"/>
        </w:rPr>
        <w:t xml:space="preserve"> </w:t>
      </w:r>
    </w:p>
    <w:p w14:paraId="2314892D" w14:textId="4EF52546" w:rsidR="006F4F42" w:rsidRPr="001352DE" w:rsidRDefault="006F4F42" w:rsidP="00D21ABA">
      <w:r w:rsidRPr="001352DE">
        <w:t xml:space="preserve">Results of a second set of </w:t>
      </w:r>
      <w:r w:rsidR="00A21078" w:rsidRPr="001352DE">
        <w:t>meta-</w:t>
      </w:r>
      <w:r w:rsidRPr="001352DE">
        <w:t>analy</w:t>
      </w:r>
      <w:r w:rsidR="00A21078" w:rsidRPr="001352DE">
        <w:t xml:space="preserve">tic models </w:t>
      </w:r>
      <w:r w:rsidRPr="001352DE">
        <w:t>demonstrate</w:t>
      </w:r>
      <w:r w:rsidR="00884E8A" w:rsidRPr="001352DE">
        <w:t>d</w:t>
      </w:r>
      <w:r w:rsidRPr="001352DE">
        <w:t xml:space="preserve"> that using an alternative scoring method, the PI, does not consistently or substantially improve the IRAP’s individual level utility. This suggests that rescoring IRAP data does not represent a simple fix for the issue. </w:t>
      </w:r>
    </w:p>
    <w:p w14:paraId="383E8327" w14:textId="7D468E1F" w:rsidR="00F51BD1" w:rsidRPr="001352DE" w:rsidRDefault="00C1407F" w:rsidP="00D21ABA">
      <w:r w:rsidRPr="001352DE">
        <w:t xml:space="preserve">Finally, results from a third set of </w:t>
      </w:r>
      <w:r w:rsidR="00A21078" w:rsidRPr="001352DE">
        <w:t xml:space="preserve">meta-analytic models </w:t>
      </w:r>
      <w:r w:rsidRPr="001352DE">
        <w:t>assessed whether the IRAP is</w:t>
      </w:r>
      <w:r w:rsidR="003832D6" w:rsidRPr="001352DE">
        <w:t xml:space="preserve"> </w:t>
      </w:r>
      <w:r w:rsidR="000867C7" w:rsidRPr="001352DE">
        <w:t xml:space="preserve">(a) </w:t>
      </w:r>
      <w:r w:rsidR="0035716B" w:rsidRPr="001352DE">
        <w:t xml:space="preserve">as Connor &amp; Ever </w:t>
      </w:r>
      <w:r w:rsidR="0035716B" w:rsidRPr="001352DE">
        <w:fldChar w:fldCharType="begin"/>
      </w:r>
      <w:r w:rsidR="00DE1174" w:rsidRPr="001352DE">
        <w:instrText xml:space="preserve"> ADDIN ZOTERO_ITEM CSL_CITATION {"citationID":"KE1dSwUz","properties":{"formattedCitation":"(2020)","plainCitation":"(2020)","noteIndex":0},"citationItems":[{"id":4255,"uris":["http://zotero.org/users/1687755/items/VRBIB7DD"],"itemData":{"id":4255,"type":"article-journal","abstract":"Payne, Vuletich, and Lundberg’s bias-of-crowds model proposes that a number of empirical puzzles can be resolved by conceptualizing implicit bias as a feature of situations rather than a feature of individuals. In the present article we argue against this model and propose that, given the existing evidence, implicit bias is best understood as an individual-level construct measured with substantial error. First, using real and simulated data, we show how each of Payne and colleagues’ proposed puzzles can be explained as being the result of measurement error and its reduction via aggregation. Second, we discuss why the authors’ counterarguments against this explanation have been unconvincing. Finally, we test a hypothesis derived from the bias-of-crowds model about the effect of an individually targeted “implicit-bias-based expulsion program” within universities and show the model to lack empirical support. We conclude by considering the implications of conceptualizing implicit bias as a noisily measured individual-level construct for ongoing implicit-bias research. All data and code are available at https://osf.io/tj8u6/.","container-title":"Perspectives on Psychological Science","DOI":"10.1177/1745691620931492","ISSN":"1745-6916","issue":"6","journalAbbreviation":"Perspect Psychol Sci","language":"en","note":"publisher: SAGE Publications Inc","page":"1329-1345","source":"SAGE Journals","title":"The Bias of Individuals (in Crowds): Why Implicit Bias Is Probably a Noisily Measured Individual-Level Construct","title-short":"The Bias of Individuals (in Crowds)","volume":"15","author":[{"family":"Connor","given":"Paul"},{"family":"Evers","given":"Ellen R. K."}],"issued":{"date-parts":[["2020",11,1]]}},"label":"page","suppress-author":true}],"schema":"https://github.com/citation-style-language/schema/raw/master/csl-citation.json"} </w:instrText>
      </w:r>
      <w:r w:rsidR="0035716B" w:rsidRPr="001352DE">
        <w:fldChar w:fldCharType="separate"/>
      </w:r>
      <w:r w:rsidR="0035716B" w:rsidRPr="001352DE">
        <w:t>(2020)</w:t>
      </w:r>
      <w:r w:rsidR="0035716B" w:rsidRPr="001352DE">
        <w:fldChar w:fldCharType="end"/>
      </w:r>
      <w:r w:rsidR="0035716B" w:rsidRPr="001352DE">
        <w:t xml:space="preserve"> recently argued, </w:t>
      </w:r>
      <w:r w:rsidR="003832D6" w:rsidRPr="001352DE">
        <w:t xml:space="preserve">like many implicit measures in that it is a noisy measure at the individual level, </w:t>
      </w:r>
      <w:r w:rsidRPr="001352DE">
        <w:t xml:space="preserve">or </w:t>
      </w:r>
      <w:r w:rsidR="000867C7" w:rsidRPr="001352DE">
        <w:t xml:space="preserve">(b) </w:t>
      </w:r>
      <w:r w:rsidRPr="001352DE">
        <w:t xml:space="preserve">whether </w:t>
      </w:r>
      <w:r w:rsidR="0035716B" w:rsidRPr="001352DE">
        <w:t>the IRAP</w:t>
      </w:r>
      <w:r w:rsidRPr="001352DE">
        <w:t xml:space="preserve"> seems to have particularly bad performance relative to its peers.</w:t>
      </w:r>
      <w:r w:rsidR="00FE70F8" w:rsidRPr="001352DE">
        <w:t xml:space="preserve"> </w:t>
      </w:r>
      <w:r w:rsidR="00912654" w:rsidRPr="001352DE">
        <w:t>Across all metrics</w:t>
      </w:r>
      <w:r w:rsidR="00FE70F8" w:rsidRPr="001352DE">
        <w:t xml:space="preserve"> of individual level performance</w:t>
      </w:r>
      <w:r w:rsidR="00912654" w:rsidRPr="001352DE">
        <w:t xml:space="preserve">, the </w:t>
      </w:r>
      <w:r w:rsidR="00FE70F8" w:rsidRPr="001352DE">
        <w:t xml:space="preserve">IRAP performed </w:t>
      </w:r>
      <w:r w:rsidR="00912654" w:rsidRPr="001352DE">
        <w:t xml:space="preserve">significantly and substantially </w:t>
      </w:r>
      <w:r w:rsidR="00FE70F8" w:rsidRPr="001352DE">
        <w:t xml:space="preserve">worse than the most popular implicit measure, the Implicit Association Test. </w:t>
      </w:r>
    </w:p>
    <w:p w14:paraId="4D58754F" w14:textId="5AD8E441" w:rsidR="008B6CE3" w:rsidRPr="001352DE" w:rsidRDefault="00912654" w:rsidP="00D21ABA">
      <w:pPr>
        <w:pStyle w:val="Heading2"/>
      </w:pPr>
      <w:r w:rsidRPr="001352DE">
        <w:t xml:space="preserve">Implications for </w:t>
      </w:r>
      <w:r w:rsidR="008B6CE3" w:rsidRPr="001352DE">
        <w:t>behavior analytic research using the IRAP</w:t>
      </w:r>
    </w:p>
    <w:p w14:paraId="7A37C9A7" w14:textId="5CD46FFF" w:rsidR="008054CF" w:rsidRPr="001352DE" w:rsidRDefault="004E61A0" w:rsidP="00D21ABA">
      <w:r w:rsidRPr="001352DE">
        <w:t xml:space="preserve">The IRAP was recently argued to be better suited to investigating behavior analytic questions than questions around implicit attitudes </w:t>
      </w:r>
      <w:r w:rsidR="008B6CE3" w:rsidRPr="001352DE">
        <w:fldChar w:fldCharType="begin"/>
      </w:r>
      <w:r w:rsidR="00DE1174" w:rsidRPr="001352DE">
        <w:instrText xml:space="preserve"> ADDIN ZOTERO_ITEM CSL_CITATION {"citationID":"DFfySola","properties":{"formattedCitation":"(Barnes-Holmes &amp; Harte, 2022)","plainCitation":"(Barnes-Holmes &amp; Harte, 2022)","noteIndex":0},"citationItems":[{"id":4250,"uris":["http://zotero.org/users/1687755/items/DJC2GMQM"],"itemData":{"id":4250,"type":"article-journal","abstract":"The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schema":"https://github.com/citation-style-language/schema/raw/master/csl-citation.json"} </w:instrText>
      </w:r>
      <w:r w:rsidR="008B6CE3" w:rsidRPr="001352DE">
        <w:fldChar w:fldCharType="separate"/>
      </w:r>
      <w:r w:rsidR="008B6CE3" w:rsidRPr="001352DE">
        <w:t>(Barnes-Holmes &amp; Harte, 2022)</w:t>
      </w:r>
      <w:r w:rsidR="008B6CE3" w:rsidRPr="001352DE">
        <w:fldChar w:fldCharType="end"/>
      </w:r>
      <w:r w:rsidRPr="001352DE">
        <w:t xml:space="preserve">. It is important to note that the analysis of individual level </w:t>
      </w:r>
      <w:r w:rsidR="0035101E" w:rsidRPr="001352DE">
        <w:t>IRAP</w:t>
      </w:r>
      <w:r w:rsidRPr="001352DE">
        <w:t xml:space="preserve"> data can serve neither </w:t>
      </w:r>
      <w:r w:rsidR="008B6CE3" w:rsidRPr="001352DE">
        <w:t xml:space="preserve">theoretical </w:t>
      </w:r>
      <w:r w:rsidRPr="001352DE">
        <w:t xml:space="preserve">purpose if </w:t>
      </w:r>
      <w:r w:rsidR="00DC32A3" w:rsidRPr="001352DE">
        <w:t xml:space="preserve">its </w:t>
      </w:r>
      <w:r w:rsidR="000F55EA" w:rsidRPr="001352DE">
        <w:t>effects</w:t>
      </w:r>
      <w:r w:rsidRPr="001352DE">
        <w:t xml:space="preserve"> are very </w:t>
      </w:r>
      <w:r w:rsidR="006D269A" w:rsidRPr="001352DE">
        <w:t>imprecisely</w:t>
      </w:r>
      <w:r w:rsidRPr="001352DE">
        <w:t xml:space="preserve"> estimated</w:t>
      </w:r>
      <w:r w:rsidR="003258B1" w:rsidRPr="001352DE">
        <w:t xml:space="preserve">, regardless of whether you couch this in psychometric (e.g., poor individual level estimation) or behavior analytic language (e.g., poor stimulus control within the task). </w:t>
      </w:r>
      <w:r w:rsidR="00793D81" w:rsidRPr="001352DE">
        <w:t xml:space="preserve">For example, </w:t>
      </w:r>
      <w:r w:rsidR="00B5058E" w:rsidRPr="001352DE">
        <w:t xml:space="preserve">Finn et al. </w:t>
      </w:r>
      <w:r w:rsidR="00B5058E" w:rsidRPr="001352DE">
        <w:fldChar w:fldCharType="begin"/>
      </w:r>
      <w:r w:rsidR="00DE1174" w:rsidRPr="001352DE">
        <w:instrText xml:space="preserve"> ADDIN ZOTERO_ITEM CSL_CITATION {"citationID":"yJb7Dqyo","properties":{"formattedCitation":"(2019)","plainCitation":"(2019)","noteIndex":0},"citationItems":[{"id":4251,"uris":["http://zotero.org/users/1687755/items/LRC75VR7"],"itemData":{"id":4251,"type":"article-journal","abstract":"A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ppress-author":true}],"schema":"https://github.com/citation-style-language/schema/raw/master/csl-citation.json"} </w:instrText>
      </w:r>
      <w:r w:rsidR="00B5058E" w:rsidRPr="001352DE">
        <w:fldChar w:fldCharType="separate"/>
      </w:r>
      <w:r w:rsidR="00B5058E" w:rsidRPr="001352DE">
        <w:t>(2019)</w:t>
      </w:r>
      <w:r w:rsidR="00B5058E" w:rsidRPr="001352DE">
        <w:fldChar w:fldCharType="end"/>
      </w:r>
      <w:r w:rsidR="00B5058E" w:rsidRPr="001352DE">
        <w:t xml:space="preserve"> </w:t>
      </w:r>
      <w:r w:rsidR="00793D81" w:rsidRPr="001352DE">
        <w:t>adopt</w:t>
      </w:r>
      <w:r w:rsidR="00A607F6" w:rsidRPr="001352DE">
        <w:t>ed</w:t>
      </w:r>
      <w:r w:rsidR="00793D81" w:rsidRPr="001352DE">
        <w:t xml:space="preserve"> an explicitly behavior analytic approach, consistent with the recent recommendations of Barnes-Holmes </w:t>
      </w:r>
      <w:r w:rsidR="00664886" w:rsidRPr="001352DE">
        <w:t xml:space="preserve">and Harte’s </w:t>
      </w:r>
      <w:r w:rsidR="00664886" w:rsidRPr="001352DE">
        <w:fldChar w:fldCharType="begin"/>
      </w:r>
      <w:r w:rsidR="00DE1174" w:rsidRPr="001352DE">
        <w:instrText xml:space="preserve"> ADDIN ZOTERO_ITEM CSL_CITATION {"citationID":"AUj8cLxV","properties":{"formattedCitation":"(2022)","plainCitation":"(2022)","noteIndex":0},"citationItems":[{"id":4250,"uris":["http://zotero.org/users/1687755/items/DJC2GMQM"],"itemData":{"id":4250,"type":"article-journal","abstract":"The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label":"page","suppress-author":true}],"schema":"https://github.com/citation-style-language/schema/raw/master/csl-citation.json"} </w:instrText>
      </w:r>
      <w:r w:rsidR="00664886" w:rsidRPr="001352DE">
        <w:fldChar w:fldCharType="separate"/>
      </w:r>
      <w:r w:rsidR="00664886" w:rsidRPr="001352DE">
        <w:t>(2022)</w:t>
      </w:r>
      <w:r w:rsidR="00664886" w:rsidRPr="001352DE">
        <w:fldChar w:fldCharType="end"/>
      </w:r>
      <w:r w:rsidR="00664886" w:rsidRPr="001352DE">
        <w:t xml:space="preserve"> call</w:t>
      </w:r>
      <w:r w:rsidR="00793D81" w:rsidRPr="001352DE">
        <w:t xml:space="preserve"> for a behavior analytic program of IRAP research. However, </w:t>
      </w:r>
      <w:r w:rsidR="00664886" w:rsidRPr="001352DE">
        <w:t xml:space="preserve">Finn et al.’s </w:t>
      </w:r>
      <w:r w:rsidR="00B5058E" w:rsidRPr="001352DE">
        <w:fldChar w:fldCharType="begin"/>
      </w:r>
      <w:r w:rsidR="00DE1174" w:rsidRPr="001352DE">
        <w:instrText xml:space="preserve"> ADDIN ZOTERO_ITEM CSL_CITATION {"citationID":"ibg1R5tb","properties":{"formattedCitation":"(2019)","plainCitation":"(2019)","noteIndex":0},"citationItems":[{"id":4251,"uris":["http://zotero.org/users/1687755/items/LRC75VR7"],"itemData":{"id":4251,"type":"article-journal","abstract":"A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ppress-author":true}],"schema":"https://github.com/citation-style-language/schema/raw/master/csl-citation.json"} </w:instrText>
      </w:r>
      <w:r w:rsidR="00B5058E" w:rsidRPr="001352DE">
        <w:fldChar w:fldCharType="separate"/>
      </w:r>
      <w:r w:rsidR="00B5058E" w:rsidRPr="001352DE">
        <w:t>(2019)</w:t>
      </w:r>
      <w:r w:rsidR="00B5058E" w:rsidRPr="001352DE">
        <w:fldChar w:fldCharType="end"/>
      </w:r>
      <w:r w:rsidR="00664886" w:rsidRPr="001352DE">
        <w:t xml:space="preserve"> </w:t>
      </w:r>
      <w:r w:rsidR="006433EC" w:rsidRPr="001352DE">
        <w:t xml:space="preserve">individual level </w:t>
      </w:r>
      <w:r w:rsidR="00793D81" w:rsidRPr="001352DE">
        <w:t xml:space="preserve">analyses IRAP data are equally </w:t>
      </w:r>
      <w:r w:rsidR="003642F9" w:rsidRPr="001352DE">
        <w:t xml:space="preserve">as </w:t>
      </w:r>
      <w:r w:rsidR="00793D81" w:rsidRPr="001352DE">
        <w:t xml:space="preserve">stymied by the IRAP’s </w:t>
      </w:r>
      <w:r w:rsidR="00191323" w:rsidRPr="001352DE">
        <w:t>imprecise</w:t>
      </w:r>
      <w:r w:rsidR="00793D81" w:rsidRPr="001352DE">
        <w:t xml:space="preserve"> estimation of individual level effects as </w:t>
      </w:r>
      <w:r w:rsidR="00B66077" w:rsidRPr="001352DE">
        <w:t>any</w:t>
      </w:r>
      <w:r w:rsidR="00793D81" w:rsidRPr="001352DE">
        <w:t xml:space="preserve"> explicitly social-cognitive research using the IRAP as a measure of implicit attitudes. </w:t>
      </w:r>
    </w:p>
    <w:p w14:paraId="39DB920E" w14:textId="1004A466" w:rsidR="004371AB" w:rsidRPr="001352DE" w:rsidRDefault="00656310" w:rsidP="00D21ABA">
      <w:pPr>
        <w:pStyle w:val="Heading2"/>
      </w:pPr>
      <w:r w:rsidRPr="001352DE">
        <w:t>Possible ways to improve individual level utility</w:t>
      </w:r>
    </w:p>
    <w:p w14:paraId="0D41E607" w14:textId="77777777" w:rsidR="00D21ABA" w:rsidRPr="001352DE" w:rsidRDefault="003E1A44" w:rsidP="00D21ABA">
      <w:pPr>
        <w:rPr>
          <w:b/>
        </w:rPr>
      </w:pPr>
      <w:r w:rsidRPr="001352DE">
        <w:t xml:space="preserve">Notionally, the estimation of individual scores could be improved. This could take many forms, including </w:t>
      </w:r>
      <w:r w:rsidR="002757AB" w:rsidRPr="001352DE">
        <w:t xml:space="preserve">substantially </w:t>
      </w:r>
      <w:r w:rsidR="003147E5" w:rsidRPr="001352DE">
        <w:t>lengthening the procedure</w:t>
      </w:r>
      <w:r w:rsidR="000B32F8" w:rsidRPr="001352DE">
        <w:t>.</w:t>
      </w:r>
      <w:r w:rsidR="00F13662" w:rsidRPr="001352DE">
        <w:t xml:space="preserve"> Given that reliability is determined in part by task length, this would also help raise the IRAP’s internal consistency and test-retest reliability, which are </w:t>
      </w:r>
      <w:r w:rsidR="00F13662" w:rsidRPr="001352DE">
        <w:t xml:space="preserve">currently between poor and unacceptably low </w:t>
      </w:r>
      <w:r w:rsidR="00F13662" w:rsidRPr="001352DE">
        <w:fldChar w:fldCharType="begin"/>
      </w:r>
      <w:r w:rsidR="00DE1174" w:rsidRPr="001352DE">
        <w:instrText xml:space="preserve"> ADDIN ZOTERO_ITEM CSL_CITATION {"citationID":"9AIbpF7B","properties":{"formattedCitation":"(Hussey &amp; Drake, 2020a)","plainCitation":"(Hussey &amp; Drake, 2020a)","noteIndex":0},"citationItems":[{"id":4191,"uris":["http://zotero.org/users/1687755/items/MU3ZSDRR"],"itemData":{"id":4191,"type":"article-journal","abstract":"Evidence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(k = 16) and participants (N = 1576). Results suggest that internal consistency is poor (</w:instrText>
      </w:r>
      <w:r w:rsidR="00DE1174" w:rsidRPr="001352DE">
        <w:rPr>
          <w:rFonts w:ascii="Cambria" w:hAnsi="Cambria" w:cs="Cambria"/>
        </w:rPr>
        <w:instrText>α</w:instrText>
      </w:r>
      <w:r w:rsidR="00DE1174" w:rsidRPr="001352DE">
        <w:instrText xml:space="preserve"> = .51, 95% CI [.46, .56]) and test-retest reliability is very poor (ICC = .20, 95% CI [.05, .34]). We conclude that researchers should be very cautious about choosing to employ the IRAP or when interpreting its results.","container-title":"Preprint","DOI":"10.31234/osf.io/ge3k7","note":"publisher: PsyArXiv","source":"psyarxiv.com","title":"The Implicit Relational Assessment Procedure demonstrates poor internal consistency and test-retest reliability: A meta-analysis","URL":"https://psyarxiv.com/ge3k7/","author":[{"family":"Hussey","given":"Ian"},{"family":"Drake","given":"Chad E."}],"accessed":{"date-parts":[["2020",6,12]]},"issued":{"date-parts":[["2020"]]}}}],"schema":"https://github.com/citation-style-language/schema/raw/master/csl-citation.json"} </w:instrText>
      </w:r>
      <w:r w:rsidR="00F13662" w:rsidRPr="001352DE">
        <w:fldChar w:fldCharType="separate"/>
      </w:r>
      <w:r w:rsidR="00273D71" w:rsidRPr="001352DE">
        <w:t>(Hussey &amp; Drake, 2020a)</w:t>
      </w:r>
      <w:r w:rsidR="00F13662" w:rsidRPr="001352DE">
        <w:fldChar w:fldCharType="end"/>
      </w:r>
      <w:r w:rsidR="00F13662" w:rsidRPr="001352DE">
        <w:t xml:space="preserve">. </w:t>
      </w:r>
      <w:r w:rsidR="00CB4996" w:rsidRPr="001352DE">
        <w:t xml:space="preserve">Simulation studies would be useful in estimating the relationship between lengthening the task by different degrees may improve individual level estimation. Ultimately, novel empirical studies would be needed to quantify this, given that </w:t>
      </w:r>
      <w:r w:rsidR="003B6A26" w:rsidRPr="001352DE">
        <w:t xml:space="preserve">task lengthening is often less effective in practice due to increased participant fatigue. </w:t>
      </w:r>
      <w:r w:rsidR="00BC560F" w:rsidRPr="001352DE">
        <w:rPr>
          <w:bCs/>
        </w:rPr>
        <w:t>O</w:t>
      </w:r>
      <w:r w:rsidR="00F13662" w:rsidRPr="001352DE">
        <w:t>ther forms of improvemen</w:t>
      </w:r>
      <w:r w:rsidR="0099339C" w:rsidRPr="001352DE">
        <w:t xml:space="preserve">t to the task itself are likely necessary. </w:t>
      </w:r>
      <w:r w:rsidR="00762CD7" w:rsidRPr="001352DE">
        <w:t xml:space="preserve">From a behavioral perspective, it appears that there is a need to </w:t>
      </w:r>
      <w:r w:rsidR="00F13662" w:rsidRPr="001352DE">
        <w:t xml:space="preserve">enhance stimulus control over </w:t>
      </w:r>
      <w:r w:rsidR="007E0318" w:rsidRPr="001352DE">
        <w:t>behavior</w:t>
      </w:r>
      <w:r w:rsidR="00F13662" w:rsidRPr="001352DE">
        <w:t xml:space="preserve"> within the task</w:t>
      </w:r>
      <w:r w:rsidR="00762CD7" w:rsidRPr="001352DE">
        <w:t xml:space="preserve"> in order to improve signal-to-noise ratio</w:t>
      </w:r>
      <w:r w:rsidR="00816755" w:rsidRPr="001352DE">
        <w:t xml:space="preserve"> </w:t>
      </w:r>
      <w:r w:rsidR="00762CD7" w:rsidRPr="001352DE">
        <w:t>of the data it produces</w:t>
      </w:r>
      <w:r w:rsidR="00F13662" w:rsidRPr="001352DE">
        <w:t xml:space="preserve">. </w:t>
      </w:r>
    </w:p>
    <w:p w14:paraId="02AECEAB" w14:textId="03C323BE" w:rsidR="008212D6" w:rsidRDefault="008212D6" w:rsidP="008212D6">
      <w:pPr>
        <w:pStyle w:val="Heading1"/>
      </w:pPr>
      <w:r>
        <w:t>Author note</w:t>
      </w:r>
    </w:p>
    <w:p w14:paraId="66A623B1" w14:textId="77777777" w:rsidR="008212D6" w:rsidRDefault="008212D6" w:rsidP="008212D6">
      <w:pPr>
        <w:ind w:firstLine="0"/>
        <w:rPr>
          <w:rFonts w:eastAsia="Times New Roman"/>
        </w:rPr>
      </w:pPr>
      <w:r>
        <w:t xml:space="preserve">Funding: </w:t>
      </w:r>
      <w:r w:rsidRPr="007D1F02">
        <w:rPr>
          <w:rFonts w:eastAsia="Times New Roman"/>
        </w:rPr>
        <w:t>IH was supported by Ghent University grant 01P05517 and the META-REP Priority Program of the German Research Foundation (#464488178)</w:t>
      </w:r>
      <w:r>
        <w:rPr>
          <w:rFonts w:eastAsia="Times New Roman"/>
        </w:rPr>
        <w:t xml:space="preserve">. </w:t>
      </w:r>
    </w:p>
    <w:p w14:paraId="056AC04E" w14:textId="4EEE78D9" w:rsidR="008212D6" w:rsidRPr="00B05F3F" w:rsidRDefault="008212D6" w:rsidP="00B05F3F">
      <w:pPr>
        <w:ind w:firstLine="0"/>
        <w:rPr>
          <w:rFonts w:eastAsia="Times New Roman"/>
        </w:rPr>
      </w:pPr>
      <w:r>
        <w:rPr>
          <w:rFonts w:eastAsia="Times New Roman"/>
        </w:rPr>
        <w:t xml:space="preserve">Data availability: All data and code is available at </w:t>
      </w:r>
      <w:hyperlink r:id="rId27" w:history="1">
        <w:r>
          <w:rPr>
            <w:rStyle w:val="Hyperlink"/>
            <w:rFonts w:eastAsia="Times New Roman"/>
          </w:rPr>
          <w:t>osf.io/mb4ph</w:t>
        </w:r>
      </w:hyperlink>
      <w:r>
        <w:rPr>
          <w:rFonts w:eastAsia="Times New Roman"/>
        </w:rPr>
        <w:t xml:space="preserve"> </w:t>
      </w:r>
    </w:p>
    <w:p w14:paraId="58F0A1D2" w14:textId="610B312F" w:rsidR="004559D9" w:rsidRPr="001352DE" w:rsidRDefault="004559D9" w:rsidP="00D21ABA">
      <w:pPr>
        <w:pStyle w:val="Heading1"/>
      </w:pPr>
      <w:r w:rsidRPr="001352DE">
        <w:t>References</w:t>
      </w:r>
    </w:p>
    <w:p w14:paraId="1A3B8DE2" w14:textId="77777777" w:rsidR="003472D9" w:rsidRPr="003472D9" w:rsidRDefault="00E20116" w:rsidP="003472D9">
      <w:pPr>
        <w:pStyle w:val="Bibliography"/>
        <w:rPr>
          <w:rFonts w:cs="CMU Serif Roman"/>
        </w:rPr>
      </w:pPr>
      <w:r w:rsidRPr="001352DE">
        <w:fldChar w:fldCharType="begin"/>
      </w:r>
      <w:r w:rsidR="003472D9">
        <w:instrText xml:space="preserve"> ADDIN ZOTERO_BIBL {"uncited":[],"omitted":[],"custom":[]} CSL_BIBLIOGRAPHY </w:instrText>
      </w:r>
      <w:r w:rsidRPr="001352DE">
        <w:fldChar w:fldCharType="separate"/>
      </w:r>
      <w:r w:rsidR="003472D9" w:rsidRPr="003472D9">
        <w:rPr>
          <w:rFonts w:cs="CMU Serif Roman"/>
        </w:rPr>
        <w:t xml:space="preserve">Albright, J. (2019). </w:t>
      </w:r>
      <w:r w:rsidR="003472D9" w:rsidRPr="003472D9">
        <w:rPr>
          <w:rFonts w:cs="CMU Serif Roman"/>
          <w:i/>
          <w:iCs/>
        </w:rPr>
        <w:t>Boot Package in R: Understanding Bootstrap Confidence Interval Output</w:t>
      </w:r>
      <w:r w:rsidR="003472D9" w:rsidRPr="003472D9">
        <w:rPr>
          <w:rFonts w:cs="CMU Serif Roman"/>
        </w:rPr>
        <w:t>. https://blog.methodsconsultants.com/posts/understanding-bootstrap-confidence-interval-output-from-the-r-boot-package/</w:t>
      </w:r>
    </w:p>
    <w:p w14:paraId="79BEE22D" w14:textId="77777777" w:rsidR="003472D9" w:rsidRPr="003472D9" w:rsidRDefault="003472D9" w:rsidP="003472D9">
      <w:pPr>
        <w:pStyle w:val="Bibliography"/>
        <w:rPr>
          <w:rFonts w:cs="CMU Serif Roman"/>
        </w:rPr>
      </w:pPr>
      <w:r w:rsidRPr="003472D9">
        <w:rPr>
          <w:rFonts w:cs="CMU Serif Roman"/>
        </w:rPr>
        <w:t xml:space="preserve">Barnes-Holmes, D., Barnes-Holmes, Y., Power, P., Hayden, E., Milne, R., &amp; Stewart, I. (2006). Do you really know what you believe? Developing the Implicit Relational Assessment Procedure (IRAP) as a direct measure of implicit beliefs. </w:t>
      </w:r>
      <w:r w:rsidRPr="003472D9">
        <w:rPr>
          <w:rFonts w:cs="CMU Serif Roman"/>
          <w:i/>
          <w:iCs/>
        </w:rPr>
        <w:t>The Irish Psychologist</w:t>
      </w:r>
      <w:r w:rsidRPr="003472D9">
        <w:rPr>
          <w:rFonts w:cs="CMU Serif Roman"/>
        </w:rPr>
        <w:t xml:space="preserve">, </w:t>
      </w:r>
      <w:r w:rsidRPr="003472D9">
        <w:rPr>
          <w:rFonts w:cs="CMU Serif Roman"/>
          <w:i/>
          <w:iCs/>
        </w:rPr>
        <w:t>32</w:t>
      </w:r>
      <w:r w:rsidRPr="003472D9">
        <w:rPr>
          <w:rFonts w:cs="CMU Serif Roman"/>
        </w:rPr>
        <w:t>(7), 169–177.</w:t>
      </w:r>
    </w:p>
    <w:p w14:paraId="2AF7D8B4" w14:textId="77777777" w:rsidR="003472D9" w:rsidRPr="003472D9" w:rsidRDefault="003472D9" w:rsidP="003472D9">
      <w:pPr>
        <w:pStyle w:val="Bibliography"/>
        <w:rPr>
          <w:rFonts w:cs="CMU Serif Roman"/>
        </w:rPr>
      </w:pPr>
      <w:r w:rsidRPr="003472D9">
        <w:rPr>
          <w:rFonts w:cs="CMU Serif Roman"/>
        </w:rPr>
        <w:t xml:space="preserve">Barnes-Holmes, D., Barnes-Holmes, Y., Stewart, I., &amp; Boles, S. (2010). A sketch of the Implicit Relational Assessment Procedure (IRAP) and the Relational Elaboration and Coherence (REC) model. </w:t>
      </w:r>
      <w:r w:rsidRPr="003472D9">
        <w:rPr>
          <w:rFonts w:cs="CMU Serif Roman"/>
          <w:i/>
          <w:iCs/>
        </w:rPr>
        <w:t>The Psychological Record</w:t>
      </w:r>
      <w:r w:rsidRPr="003472D9">
        <w:rPr>
          <w:rFonts w:cs="CMU Serif Roman"/>
        </w:rPr>
        <w:t xml:space="preserve">, </w:t>
      </w:r>
      <w:r w:rsidRPr="003472D9">
        <w:rPr>
          <w:rFonts w:cs="CMU Serif Roman"/>
          <w:i/>
          <w:iCs/>
        </w:rPr>
        <w:t>60</w:t>
      </w:r>
      <w:r w:rsidRPr="003472D9">
        <w:rPr>
          <w:rFonts w:cs="CMU Serif Roman"/>
        </w:rPr>
        <w:t>, 527–542.</w:t>
      </w:r>
    </w:p>
    <w:p w14:paraId="01412AB7" w14:textId="77777777" w:rsidR="003472D9" w:rsidRPr="003472D9" w:rsidRDefault="003472D9" w:rsidP="003472D9">
      <w:pPr>
        <w:pStyle w:val="Bibliography"/>
        <w:rPr>
          <w:rFonts w:cs="CMU Serif Roman"/>
        </w:rPr>
      </w:pPr>
      <w:r w:rsidRPr="003472D9">
        <w:rPr>
          <w:rFonts w:cs="CMU Serif Roman"/>
        </w:rPr>
        <w:t xml:space="preserve">Barnes-Holmes, D., &amp; Harte, C. (2022). The IRAP as a Measure of Implicit Cognition: A Case of Frankenstein’s Monster. </w:t>
      </w:r>
      <w:r w:rsidRPr="003472D9">
        <w:rPr>
          <w:rFonts w:cs="CMU Serif Roman"/>
          <w:i/>
          <w:iCs/>
        </w:rPr>
        <w:t>Perspectives on Behavior Science</w:t>
      </w:r>
      <w:r w:rsidRPr="003472D9">
        <w:rPr>
          <w:rFonts w:cs="CMU Serif Roman"/>
        </w:rPr>
        <w:t>. https://doi.org/10.1007/s40614-022-00352-z</w:t>
      </w:r>
    </w:p>
    <w:p w14:paraId="3C10603C" w14:textId="77777777" w:rsidR="003472D9" w:rsidRPr="003472D9" w:rsidRDefault="003472D9" w:rsidP="003472D9">
      <w:pPr>
        <w:pStyle w:val="Bibliography"/>
        <w:rPr>
          <w:rFonts w:cs="CMU Serif Roman"/>
        </w:rPr>
      </w:pPr>
      <w:r w:rsidRPr="003472D9">
        <w:rPr>
          <w:rFonts w:cs="CMU Serif Roman"/>
        </w:rPr>
        <w:t xml:space="preserve">Barnes-Holmes, D., Hayden, E., Barnes-Holmes, Y., &amp; Stewart, I. (2008). The Implicit Relational Assessment Procedure (IRAP) as a response-time and event-related-potentials methodology for testing natural verbal relations: A preliminary study. </w:t>
      </w:r>
      <w:r w:rsidRPr="003472D9">
        <w:rPr>
          <w:rFonts w:cs="CMU Serif Roman"/>
          <w:i/>
          <w:iCs/>
        </w:rPr>
        <w:t>The Psychological Record</w:t>
      </w:r>
      <w:r w:rsidRPr="003472D9">
        <w:rPr>
          <w:rFonts w:cs="CMU Serif Roman"/>
        </w:rPr>
        <w:t xml:space="preserve">, </w:t>
      </w:r>
      <w:r w:rsidRPr="003472D9">
        <w:rPr>
          <w:rFonts w:cs="CMU Serif Roman"/>
          <w:i/>
          <w:iCs/>
        </w:rPr>
        <w:t>58</w:t>
      </w:r>
      <w:r w:rsidRPr="003472D9">
        <w:rPr>
          <w:rFonts w:cs="CMU Serif Roman"/>
        </w:rPr>
        <w:t>(4), 497–516.</w:t>
      </w:r>
    </w:p>
    <w:p w14:paraId="5B48A8A6" w14:textId="77777777" w:rsidR="003472D9" w:rsidRPr="003472D9" w:rsidRDefault="003472D9" w:rsidP="003472D9">
      <w:pPr>
        <w:pStyle w:val="Bibliography"/>
        <w:rPr>
          <w:rFonts w:cs="CMU Serif Roman"/>
        </w:rPr>
      </w:pPr>
      <w:r w:rsidRPr="003472D9">
        <w:rPr>
          <w:rFonts w:cs="CMU Serif Roman"/>
        </w:rPr>
        <w:t xml:space="preserve">Bates, D., Mächler, M., Bolker, B., &amp; Walker, S. (2015). Fitting Linear Mixed-Effects Models Using lme4. </w:t>
      </w:r>
      <w:r w:rsidRPr="003472D9">
        <w:rPr>
          <w:rFonts w:cs="CMU Serif Roman"/>
          <w:i/>
          <w:iCs/>
        </w:rPr>
        <w:t>Journal of Statistical Software</w:t>
      </w:r>
      <w:r w:rsidRPr="003472D9">
        <w:rPr>
          <w:rFonts w:cs="CMU Serif Roman"/>
        </w:rPr>
        <w:t xml:space="preserve">, </w:t>
      </w:r>
      <w:r w:rsidRPr="003472D9">
        <w:rPr>
          <w:rFonts w:cs="CMU Serif Roman"/>
          <w:i/>
          <w:iCs/>
        </w:rPr>
        <w:t>67</w:t>
      </w:r>
      <w:r w:rsidRPr="003472D9">
        <w:rPr>
          <w:rFonts w:cs="CMU Serif Roman"/>
        </w:rPr>
        <w:t>(1), 1–48. https://doi.org/10.18637/jss.v067.i01</w:t>
      </w:r>
    </w:p>
    <w:p w14:paraId="0D7ADF38" w14:textId="77777777" w:rsidR="003472D9" w:rsidRPr="003472D9" w:rsidRDefault="003472D9" w:rsidP="003472D9">
      <w:pPr>
        <w:pStyle w:val="Bibliography"/>
        <w:rPr>
          <w:rFonts w:cs="CMU Serif Roman"/>
        </w:rPr>
      </w:pPr>
      <w:r w:rsidRPr="003472D9">
        <w:rPr>
          <w:rFonts w:cs="CMU Serif Roman"/>
        </w:rPr>
        <w:t xml:space="preserve">Canty, A. J. (2002). Resampling Methods in R: The boot Package. </w:t>
      </w:r>
      <w:r w:rsidRPr="003472D9">
        <w:rPr>
          <w:rFonts w:cs="CMU Serif Roman"/>
          <w:i/>
          <w:iCs/>
        </w:rPr>
        <w:t>R News</w:t>
      </w:r>
      <w:r w:rsidRPr="003472D9">
        <w:rPr>
          <w:rFonts w:cs="CMU Serif Roman"/>
        </w:rPr>
        <w:t xml:space="preserve">, </w:t>
      </w:r>
      <w:r w:rsidRPr="003472D9">
        <w:rPr>
          <w:rFonts w:cs="CMU Serif Roman"/>
          <w:i/>
          <w:iCs/>
        </w:rPr>
        <w:t>2/3</w:t>
      </w:r>
      <w:r w:rsidRPr="003472D9">
        <w:rPr>
          <w:rFonts w:cs="CMU Serif Roman"/>
        </w:rPr>
        <w:t>, 2–7.</w:t>
      </w:r>
    </w:p>
    <w:p w14:paraId="3DD224EF" w14:textId="77777777" w:rsidR="003472D9" w:rsidRPr="003472D9" w:rsidRDefault="003472D9" w:rsidP="003472D9">
      <w:pPr>
        <w:pStyle w:val="Bibliography"/>
        <w:rPr>
          <w:rFonts w:cs="CMU Serif Roman"/>
        </w:rPr>
      </w:pPr>
      <w:r w:rsidRPr="003472D9">
        <w:rPr>
          <w:rFonts w:cs="CMU Serif Roman"/>
        </w:rPr>
        <w:lastRenderedPageBreak/>
        <w:t xml:space="preserve">Connor, P., &amp; Evers, E. R. K. (2020). The Bias of Individuals (in Crowds): Why Implicit Bias Is Probably a Noisily Measured Individual-Level Construct. </w:t>
      </w:r>
      <w:r w:rsidRPr="003472D9">
        <w:rPr>
          <w:rFonts w:cs="CMU Serif Roman"/>
          <w:i/>
          <w:iCs/>
        </w:rPr>
        <w:t>Perspectives on Psychological Science</w:t>
      </w:r>
      <w:r w:rsidRPr="003472D9">
        <w:rPr>
          <w:rFonts w:cs="CMU Serif Roman"/>
        </w:rPr>
        <w:t xml:space="preserve">, </w:t>
      </w:r>
      <w:r w:rsidRPr="003472D9">
        <w:rPr>
          <w:rFonts w:cs="CMU Serif Roman"/>
          <w:i/>
          <w:iCs/>
        </w:rPr>
        <w:t>15</w:t>
      </w:r>
      <w:r w:rsidRPr="003472D9">
        <w:rPr>
          <w:rFonts w:cs="CMU Serif Roman"/>
        </w:rPr>
        <w:t>(6), 1329–1345. https://doi.org/10.1177/1745691620931492</w:t>
      </w:r>
    </w:p>
    <w:p w14:paraId="41DFCA81" w14:textId="77777777" w:rsidR="003472D9" w:rsidRPr="003472D9" w:rsidRDefault="003472D9" w:rsidP="003472D9">
      <w:pPr>
        <w:pStyle w:val="Bibliography"/>
        <w:rPr>
          <w:rFonts w:cs="CMU Serif Roman"/>
        </w:rPr>
      </w:pPr>
      <w:r w:rsidRPr="003472D9">
        <w:rPr>
          <w:rFonts w:cs="CMU Serif Roman"/>
        </w:rPr>
        <w:t xml:space="preserve">Cornell Statistical Consulting Unit. (2008). </w:t>
      </w:r>
      <w:r w:rsidRPr="003472D9">
        <w:rPr>
          <w:rFonts w:cs="CMU Serif Roman"/>
          <w:i/>
          <w:iCs/>
        </w:rPr>
        <w:t>Overlapping Confidence Intervals and Statistical Significance</w:t>
      </w:r>
      <w:r w:rsidRPr="003472D9">
        <w:rPr>
          <w:rFonts w:cs="CMU Serif Roman"/>
        </w:rPr>
        <w:t xml:space="preserve"> (Statnews #73). Cornell University.</w:t>
      </w:r>
    </w:p>
    <w:p w14:paraId="41687CFF" w14:textId="77777777" w:rsidR="003472D9" w:rsidRPr="003472D9" w:rsidRDefault="003472D9" w:rsidP="003472D9">
      <w:pPr>
        <w:pStyle w:val="Bibliography"/>
        <w:rPr>
          <w:rFonts w:cs="CMU Serif Roman"/>
        </w:rPr>
      </w:pPr>
      <w:r w:rsidRPr="003472D9">
        <w:rPr>
          <w:rFonts w:cs="CMU Serif Roman"/>
        </w:rPr>
        <w:t xml:space="preserve">De Schryver, M., Hussey, I., De Neve, J., Cartwright, A., &amp; Barnes-Holmes, D. (2018). The PIIRAP: An alternative scoring algorithm for the IRAP using a probabilistic semiparametric effect size measure. </w:t>
      </w:r>
      <w:r w:rsidRPr="003472D9">
        <w:rPr>
          <w:rFonts w:cs="CMU Serif Roman"/>
          <w:i/>
          <w:iCs/>
        </w:rPr>
        <w:t>Journal of Contextual Behavioral Science</w:t>
      </w:r>
      <w:r w:rsidRPr="003472D9">
        <w:rPr>
          <w:rFonts w:cs="CMU Serif Roman"/>
        </w:rPr>
        <w:t xml:space="preserve">, </w:t>
      </w:r>
      <w:r w:rsidRPr="003472D9">
        <w:rPr>
          <w:rFonts w:cs="CMU Serif Roman"/>
          <w:i/>
          <w:iCs/>
        </w:rPr>
        <w:t>7</w:t>
      </w:r>
      <w:r w:rsidRPr="003472D9">
        <w:rPr>
          <w:rFonts w:cs="CMU Serif Roman"/>
        </w:rPr>
        <w:t>, 97–103. https://doi.org/10.1016/j.jcbs.2018.01.001</w:t>
      </w:r>
    </w:p>
    <w:p w14:paraId="60901D13" w14:textId="77777777" w:rsidR="003472D9" w:rsidRPr="003472D9" w:rsidRDefault="003472D9" w:rsidP="003472D9">
      <w:pPr>
        <w:pStyle w:val="Bibliography"/>
        <w:rPr>
          <w:rFonts w:cs="CMU Serif Roman"/>
        </w:rPr>
      </w:pPr>
      <w:r w:rsidRPr="003472D9">
        <w:rPr>
          <w:rFonts w:cs="CMU Serif Roman"/>
        </w:rPr>
        <w:t xml:space="preserve">Drake, C. E., Primeaux, S., &amp; Thomas, J. (2018). Comparing Implicit Gender Stereotypes Between Women and Men with the Implicit Relational Assessment Procedure. </w:t>
      </w:r>
      <w:r w:rsidRPr="003472D9">
        <w:rPr>
          <w:rFonts w:cs="CMU Serif Roman"/>
          <w:i/>
          <w:iCs/>
        </w:rPr>
        <w:t>Gender Issues</w:t>
      </w:r>
      <w:r w:rsidRPr="003472D9">
        <w:rPr>
          <w:rFonts w:cs="CMU Serif Roman"/>
        </w:rPr>
        <w:t xml:space="preserve">, </w:t>
      </w:r>
      <w:r w:rsidRPr="003472D9">
        <w:rPr>
          <w:rFonts w:cs="CMU Serif Roman"/>
          <w:i/>
          <w:iCs/>
        </w:rPr>
        <w:t>35</w:t>
      </w:r>
      <w:r w:rsidRPr="003472D9">
        <w:rPr>
          <w:rFonts w:cs="CMU Serif Roman"/>
        </w:rPr>
        <w:t>(1), 3–20. https://doi.org/10.1007/s12147-017-9189-6</w:t>
      </w:r>
    </w:p>
    <w:p w14:paraId="13B844F6" w14:textId="77777777" w:rsidR="003472D9" w:rsidRPr="003472D9" w:rsidRDefault="003472D9" w:rsidP="003472D9">
      <w:pPr>
        <w:pStyle w:val="Bibliography"/>
        <w:rPr>
          <w:rFonts w:cs="CMU Serif Roman"/>
        </w:rPr>
      </w:pPr>
      <w:r w:rsidRPr="003472D9">
        <w:rPr>
          <w:rFonts w:cs="CMU Serif Roman"/>
        </w:rPr>
        <w:t xml:space="preserve">Drake, C. E., Seymour, K. H., &amp; Habib, R. (2016). Testing the IRAP: Exploring the Reliability and Fakability of an Idiographic Approach to Interpersonal Attitudes. </w:t>
      </w:r>
      <w:r w:rsidRPr="003472D9">
        <w:rPr>
          <w:rFonts w:cs="CMU Serif Roman"/>
          <w:i/>
          <w:iCs/>
        </w:rPr>
        <w:t>The Psychological Record</w:t>
      </w:r>
      <w:r w:rsidRPr="003472D9">
        <w:rPr>
          <w:rFonts w:cs="CMU Serif Roman"/>
        </w:rPr>
        <w:t xml:space="preserve">, </w:t>
      </w:r>
      <w:r w:rsidRPr="003472D9">
        <w:rPr>
          <w:rFonts w:cs="CMU Serif Roman"/>
          <w:i/>
          <w:iCs/>
        </w:rPr>
        <w:t>66</w:t>
      </w:r>
      <w:r w:rsidRPr="003472D9">
        <w:rPr>
          <w:rFonts w:cs="CMU Serif Roman"/>
        </w:rPr>
        <w:t>(1), 153–163. https://doi.org/10.1007/s40732-015-0160-1</w:t>
      </w:r>
    </w:p>
    <w:p w14:paraId="1F3A49CA" w14:textId="77777777" w:rsidR="003472D9" w:rsidRPr="003472D9" w:rsidRDefault="003472D9" w:rsidP="003472D9">
      <w:pPr>
        <w:pStyle w:val="Bibliography"/>
        <w:rPr>
          <w:rFonts w:cs="CMU Serif Roman"/>
        </w:rPr>
      </w:pPr>
      <w:r w:rsidRPr="003472D9">
        <w:rPr>
          <w:rFonts w:cs="CMU Serif Roman"/>
        </w:rPr>
        <w:t xml:space="preserve">Dudek, F. J. (1979). The continuing misinterpretation of the standard error of measurement. </w:t>
      </w:r>
      <w:r w:rsidRPr="003472D9">
        <w:rPr>
          <w:rFonts w:cs="CMU Serif Roman"/>
          <w:i/>
          <w:iCs/>
        </w:rPr>
        <w:t>Psychological Bulletin</w:t>
      </w:r>
      <w:r w:rsidRPr="003472D9">
        <w:rPr>
          <w:rFonts w:cs="CMU Serif Roman"/>
        </w:rPr>
        <w:t xml:space="preserve">, </w:t>
      </w:r>
      <w:r w:rsidRPr="003472D9">
        <w:rPr>
          <w:rFonts w:cs="CMU Serif Roman"/>
          <w:i/>
          <w:iCs/>
        </w:rPr>
        <w:t>86</w:t>
      </w:r>
      <w:r w:rsidRPr="003472D9">
        <w:rPr>
          <w:rFonts w:cs="CMU Serif Roman"/>
        </w:rPr>
        <w:t>, 335–337. https://doi.org/10.1037/0033-2909.86.2.335</w:t>
      </w:r>
    </w:p>
    <w:p w14:paraId="1A2D9B9C" w14:textId="77777777" w:rsidR="003472D9" w:rsidRPr="003472D9" w:rsidRDefault="003472D9" w:rsidP="003472D9">
      <w:pPr>
        <w:pStyle w:val="Bibliography"/>
        <w:rPr>
          <w:rFonts w:cs="CMU Serif Roman"/>
        </w:rPr>
      </w:pPr>
      <w:r w:rsidRPr="003472D9">
        <w:rPr>
          <w:rFonts w:cs="CMU Serif Roman"/>
        </w:rPr>
        <w:t xml:space="preserve">Fernández-Castilla, B., Declercq, L., Jamshidi, L., Beretvas, N., Onghena, P., &amp; Noortgate, W. V. den. (2020). Visual Representations of Meta-Analyses of Multiple Outcomes: Extensions to Forest Plots, Funnel Plots, and Caterpillar Plots. </w:t>
      </w:r>
      <w:r w:rsidRPr="003472D9">
        <w:rPr>
          <w:rFonts w:cs="CMU Serif Roman"/>
          <w:i/>
          <w:iCs/>
        </w:rPr>
        <w:t>Methodology</w:t>
      </w:r>
      <w:r w:rsidRPr="003472D9">
        <w:rPr>
          <w:rFonts w:cs="CMU Serif Roman"/>
        </w:rPr>
        <w:t xml:space="preserve">, </w:t>
      </w:r>
      <w:r w:rsidRPr="003472D9">
        <w:rPr>
          <w:rFonts w:cs="CMU Serif Roman"/>
          <w:i/>
          <w:iCs/>
        </w:rPr>
        <w:t>16</w:t>
      </w:r>
      <w:r w:rsidRPr="003472D9">
        <w:rPr>
          <w:rFonts w:cs="CMU Serif Roman"/>
        </w:rPr>
        <w:t>(4), Article 4. https://doi.org/10.5964/meth.4013</w:t>
      </w:r>
    </w:p>
    <w:p w14:paraId="62B75F40" w14:textId="77777777" w:rsidR="003472D9" w:rsidRPr="003472D9" w:rsidRDefault="003472D9" w:rsidP="003472D9">
      <w:pPr>
        <w:pStyle w:val="Bibliography"/>
        <w:rPr>
          <w:rFonts w:cs="CMU Serif Roman"/>
        </w:rPr>
      </w:pPr>
      <w:r w:rsidRPr="003472D9">
        <w:rPr>
          <w:rFonts w:cs="CMU Serif Roman"/>
        </w:rPr>
        <w:t xml:space="preserve">Finn, M., Barnes-Holmes, D., Hussey, I., &amp; Graddy, J. (2016). Exploring the behavioral dynamics of the implicit relational assessment procedure: The impact of three types of introductory rules. </w:t>
      </w:r>
      <w:r w:rsidRPr="003472D9">
        <w:rPr>
          <w:rFonts w:cs="CMU Serif Roman"/>
          <w:i/>
          <w:iCs/>
        </w:rPr>
        <w:t>The Psychological Record</w:t>
      </w:r>
      <w:r w:rsidRPr="003472D9">
        <w:rPr>
          <w:rFonts w:cs="CMU Serif Roman"/>
        </w:rPr>
        <w:t xml:space="preserve">, </w:t>
      </w:r>
      <w:r w:rsidRPr="003472D9">
        <w:rPr>
          <w:rFonts w:cs="CMU Serif Roman"/>
          <w:i/>
          <w:iCs/>
        </w:rPr>
        <w:t>66</w:t>
      </w:r>
      <w:r w:rsidRPr="003472D9">
        <w:rPr>
          <w:rFonts w:cs="CMU Serif Roman"/>
        </w:rPr>
        <w:t>(2), 309–321. https://doi.org/10.1007/s40732-016-0173-4</w:t>
      </w:r>
    </w:p>
    <w:p w14:paraId="2FCE0134" w14:textId="77777777" w:rsidR="003472D9" w:rsidRPr="003472D9" w:rsidRDefault="003472D9" w:rsidP="003472D9">
      <w:pPr>
        <w:pStyle w:val="Bibliography"/>
        <w:rPr>
          <w:rFonts w:cs="CMU Serif Roman"/>
        </w:rPr>
      </w:pPr>
      <w:r w:rsidRPr="003472D9">
        <w:rPr>
          <w:rFonts w:cs="CMU Serif Roman"/>
        </w:rPr>
        <w:t xml:space="preserve">Finn, M., Barnes-Holmes, D., &amp; McEnteggart, C. (2017). Exploring the Single-Trial-Type-Dominance-Effect in the IRAP: Developing a Differential Arbitrarily Applicable Relational Responding Effects (DAARRE) Model. </w:t>
      </w:r>
      <w:r w:rsidRPr="003472D9">
        <w:rPr>
          <w:rFonts w:cs="CMU Serif Roman"/>
          <w:i/>
          <w:iCs/>
        </w:rPr>
        <w:t>The Psychological Record</w:t>
      </w:r>
      <w:r w:rsidRPr="003472D9">
        <w:rPr>
          <w:rFonts w:cs="CMU Serif Roman"/>
        </w:rPr>
        <w:t>, 1–15. https://doi.org/10.1007/s40732-017-0262-z</w:t>
      </w:r>
    </w:p>
    <w:p w14:paraId="0D10F166" w14:textId="77777777" w:rsidR="003472D9" w:rsidRPr="003472D9" w:rsidRDefault="003472D9" w:rsidP="003472D9">
      <w:pPr>
        <w:pStyle w:val="Bibliography"/>
        <w:rPr>
          <w:rFonts w:cs="CMU Serif Roman"/>
        </w:rPr>
      </w:pPr>
      <w:r w:rsidRPr="003472D9">
        <w:rPr>
          <w:rFonts w:cs="CMU Serif Roman"/>
        </w:rPr>
        <w:t xml:space="preserve">Finn, M., Barnes-Holmes, D., McEnteggart, C., &amp; Kavanagh, D. (2019). Predicting and Influencing the Single-Trial-Type-Dominance-Effect: The First Study. </w:t>
      </w:r>
      <w:r w:rsidRPr="003472D9">
        <w:rPr>
          <w:rFonts w:cs="CMU Serif Roman"/>
          <w:i/>
          <w:iCs/>
        </w:rPr>
        <w:t>The Psychological Record</w:t>
      </w:r>
      <w:r w:rsidRPr="003472D9">
        <w:rPr>
          <w:rFonts w:cs="CMU Serif Roman"/>
        </w:rPr>
        <w:t xml:space="preserve">, </w:t>
      </w:r>
      <w:r w:rsidRPr="003472D9">
        <w:rPr>
          <w:rFonts w:cs="CMU Serif Roman"/>
          <w:i/>
          <w:iCs/>
        </w:rPr>
        <w:t>69</w:t>
      </w:r>
      <w:r w:rsidRPr="003472D9">
        <w:rPr>
          <w:rFonts w:cs="CMU Serif Roman"/>
        </w:rPr>
        <w:t>(3), 425–435. https://doi.org/10.1007/s40732-019-00347-4</w:t>
      </w:r>
    </w:p>
    <w:p w14:paraId="5E0990CC" w14:textId="77777777" w:rsidR="003472D9" w:rsidRPr="003472D9" w:rsidRDefault="003472D9" w:rsidP="003472D9">
      <w:pPr>
        <w:pStyle w:val="Bibliography"/>
        <w:rPr>
          <w:rFonts w:cs="CMU Serif Roman"/>
        </w:rPr>
      </w:pPr>
      <w:r w:rsidRPr="003472D9">
        <w:rPr>
          <w:rFonts w:cs="CMU Serif Roman"/>
        </w:rPr>
        <w:t xml:space="preserve">Greenwald, A. G., Brendl, M., Cai, H., Cvencek, D., Dovidio, J. F., Friese, M., Hahn, A., Hehman, E., Hofmann, W., Hughes, S., Hussey, I., Jordan, C., Kirby, T. A., Lai, C. K., Lang, J. W. B., Lindgren, K. P., Maison, D., Ostafin, B. D., Rae, J. R., … Wiers, R. W. (2022). Best research practices for using the Implicit Association Test. </w:t>
      </w:r>
      <w:r w:rsidRPr="003472D9">
        <w:rPr>
          <w:rFonts w:cs="CMU Serif Roman"/>
          <w:i/>
          <w:iCs/>
        </w:rPr>
        <w:t>Behavior Research Methods</w:t>
      </w:r>
      <w:r w:rsidRPr="003472D9">
        <w:rPr>
          <w:rFonts w:cs="CMU Serif Roman"/>
        </w:rPr>
        <w:t xml:space="preserve">, </w:t>
      </w:r>
      <w:r w:rsidRPr="003472D9">
        <w:rPr>
          <w:rFonts w:cs="CMU Serif Roman"/>
          <w:i/>
          <w:iCs/>
        </w:rPr>
        <w:t>54</w:t>
      </w:r>
      <w:r w:rsidRPr="003472D9">
        <w:rPr>
          <w:rFonts w:cs="CMU Serif Roman"/>
        </w:rPr>
        <w:t>(3), 1161–1180. https://doi.org/10.3758/s13428-021-01624-3</w:t>
      </w:r>
    </w:p>
    <w:p w14:paraId="3004CB89" w14:textId="77777777" w:rsidR="003472D9" w:rsidRPr="003472D9" w:rsidRDefault="003472D9" w:rsidP="003472D9">
      <w:pPr>
        <w:pStyle w:val="Bibliography"/>
        <w:rPr>
          <w:rFonts w:cs="CMU Serif Roman"/>
        </w:rPr>
      </w:pPr>
      <w:r w:rsidRPr="003472D9">
        <w:rPr>
          <w:rFonts w:cs="CMU Serif Roman"/>
        </w:rPr>
        <w:t xml:space="preserve">Greenwald, A. G., McGhee, D. E., &amp; Schwartz, J. L. (1998). Measuring individual differences in implicit cognition: The Implicit Association Test. </w:t>
      </w:r>
      <w:r w:rsidRPr="003472D9">
        <w:rPr>
          <w:rFonts w:cs="CMU Serif Roman"/>
          <w:i/>
          <w:iCs/>
        </w:rPr>
        <w:t>Journal of Personality and Social Psychology</w:t>
      </w:r>
      <w:r w:rsidRPr="003472D9">
        <w:rPr>
          <w:rFonts w:cs="CMU Serif Roman"/>
        </w:rPr>
        <w:t xml:space="preserve">, </w:t>
      </w:r>
      <w:r w:rsidRPr="003472D9">
        <w:rPr>
          <w:rFonts w:cs="CMU Serif Roman"/>
          <w:i/>
          <w:iCs/>
        </w:rPr>
        <w:t>74</w:t>
      </w:r>
      <w:r w:rsidRPr="003472D9">
        <w:rPr>
          <w:rFonts w:cs="CMU Serif Roman"/>
        </w:rPr>
        <w:t>(6), 1464–1480. https://doi.org/10.1037/0022-3514.74.6.1464</w:t>
      </w:r>
    </w:p>
    <w:p w14:paraId="4301100D" w14:textId="77777777" w:rsidR="003472D9" w:rsidRPr="003472D9" w:rsidRDefault="003472D9" w:rsidP="003472D9">
      <w:pPr>
        <w:pStyle w:val="Bibliography"/>
        <w:rPr>
          <w:rFonts w:cs="CMU Serif Roman"/>
        </w:rPr>
      </w:pPr>
      <w:r w:rsidRPr="003472D9">
        <w:rPr>
          <w:rFonts w:cs="CMU Serif Roman"/>
        </w:rPr>
        <w:t xml:space="preserve">Greenwald, A. G., Nosek, B. A., &amp; Banaji, M. R. (2003). Understanding and using the Implicit Association Test: I. An improved scoring algorithm. </w:t>
      </w:r>
      <w:r w:rsidRPr="003472D9">
        <w:rPr>
          <w:rFonts w:cs="CMU Serif Roman"/>
          <w:i/>
          <w:iCs/>
        </w:rPr>
        <w:t>Journal of Personality and Social Psychology</w:t>
      </w:r>
      <w:r w:rsidRPr="003472D9">
        <w:rPr>
          <w:rFonts w:cs="CMU Serif Roman"/>
        </w:rPr>
        <w:t xml:space="preserve">, </w:t>
      </w:r>
      <w:r w:rsidRPr="003472D9">
        <w:rPr>
          <w:rFonts w:cs="CMU Serif Roman"/>
          <w:i/>
          <w:iCs/>
        </w:rPr>
        <w:t>85</w:t>
      </w:r>
      <w:r w:rsidRPr="003472D9">
        <w:rPr>
          <w:rFonts w:cs="CMU Serif Roman"/>
        </w:rPr>
        <w:t>(2), 197–216. https://doi.org/10.1037/0022-3514.85.2.197</w:t>
      </w:r>
    </w:p>
    <w:p w14:paraId="1AD18EED" w14:textId="77777777" w:rsidR="003472D9" w:rsidRPr="003472D9" w:rsidRDefault="003472D9" w:rsidP="003472D9">
      <w:pPr>
        <w:pStyle w:val="Bibliography"/>
        <w:rPr>
          <w:rFonts w:cs="CMU Serif Roman"/>
        </w:rPr>
      </w:pPr>
      <w:r w:rsidRPr="003472D9">
        <w:rPr>
          <w:rFonts w:cs="CMU Serif Roman"/>
        </w:rPr>
        <w:t xml:space="preserve">Higgins, J., &amp; Thomas, J. (2022). </w:t>
      </w:r>
      <w:r w:rsidRPr="003472D9">
        <w:rPr>
          <w:rFonts w:cs="CMU Serif Roman"/>
          <w:i/>
          <w:iCs/>
        </w:rPr>
        <w:t>Cochrane Handbook for Systematic Reviews of Interventions</w:t>
      </w:r>
      <w:r w:rsidRPr="003472D9">
        <w:rPr>
          <w:rFonts w:cs="CMU Serif Roman"/>
        </w:rPr>
        <w:t xml:space="preserve"> (Version 6.3). The Cochrane Collaboration. Available from www.handbook.cochrane.org</w:t>
      </w:r>
    </w:p>
    <w:p w14:paraId="7464E985" w14:textId="77777777" w:rsidR="003472D9" w:rsidRPr="003472D9" w:rsidRDefault="003472D9" w:rsidP="003472D9">
      <w:pPr>
        <w:pStyle w:val="Bibliography"/>
        <w:rPr>
          <w:rFonts w:cs="CMU Serif Roman"/>
        </w:rPr>
      </w:pPr>
      <w:r w:rsidRPr="003472D9">
        <w:rPr>
          <w:rFonts w:cs="CMU Serif Roman"/>
        </w:rPr>
        <w:t xml:space="preserve">Hussey, I., Barnes-Holmes, D., &amp; Barnes-Holmes, Y. (2015). From Relational Frame Theory to implicit attitudes and back again: Clarifying the link between RFT and IRAP research. </w:t>
      </w:r>
      <w:r w:rsidRPr="003472D9">
        <w:rPr>
          <w:rFonts w:cs="CMU Serif Roman"/>
          <w:i/>
          <w:iCs/>
        </w:rPr>
        <w:t>Current Opinion in Psychology</w:t>
      </w:r>
      <w:r w:rsidRPr="003472D9">
        <w:rPr>
          <w:rFonts w:cs="CMU Serif Roman"/>
        </w:rPr>
        <w:t xml:space="preserve">, </w:t>
      </w:r>
      <w:r w:rsidRPr="003472D9">
        <w:rPr>
          <w:rFonts w:cs="CMU Serif Roman"/>
          <w:i/>
          <w:iCs/>
        </w:rPr>
        <w:t>2</w:t>
      </w:r>
      <w:r w:rsidRPr="003472D9">
        <w:rPr>
          <w:rFonts w:cs="CMU Serif Roman"/>
        </w:rPr>
        <w:t>, 11–15. https://doi.org/10.1016/j.copsyc.2014.12.009</w:t>
      </w:r>
    </w:p>
    <w:p w14:paraId="5E5F81D6" w14:textId="77777777" w:rsidR="003472D9" w:rsidRPr="003472D9" w:rsidRDefault="003472D9" w:rsidP="003472D9">
      <w:pPr>
        <w:pStyle w:val="Bibliography"/>
        <w:rPr>
          <w:rFonts w:cs="CMU Serif Roman"/>
        </w:rPr>
      </w:pPr>
      <w:r w:rsidRPr="003472D9">
        <w:rPr>
          <w:rFonts w:cs="CMU Serif Roman"/>
        </w:rPr>
        <w:t xml:space="preserve">Hussey, I., Daly, T., &amp; Barnes-Holmes, D. (2015). Life is Good, But Death Ain’t Bad Either: Counter-Intuitive Implicit Biases to Death in a Normative Population. </w:t>
      </w:r>
      <w:r w:rsidRPr="003472D9">
        <w:rPr>
          <w:rFonts w:cs="CMU Serif Roman"/>
          <w:i/>
          <w:iCs/>
        </w:rPr>
        <w:t>The Psychological Record</w:t>
      </w:r>
      <w:r w:rsidRPr="003472D9">
        <w:rPr>
          <w:rFonts w:cs="CMU Serif Roman"/>
        </w:rPr>
        <w:t xml:space="preserve">, </w:t>
      </w:r>
      <w:r w:rsidRPr="003472D9">
        <w:rPr>
          <w:rFonts w:cs="CMU Serif Roman"/>
          <w:i/>
          <w:iCs/>
        </w:rPr>
        <w:t>65</w:t>
      </w:r>
      <w:r w:rsidRPr="003472D9">
        <w:rPr>
          <w:rFonts w:cs="CMU Serif Roman"/>
        </w:rPr>
        <w:t>(4), 731–742. https://doi.org/10.1007/s40732-015-0142-3</w:t>
      </w:r>
    </w:p>
    <w:p w14:paraId="1104C596" w14:textId="77777777" w:rsidR="003472D9" w:rsidRPr="003472D9" w:rsidRDefault="003472D9" w:rsidP="003472D9">
      <w:pPr>
        <w:pStyle w:val="Bibliography"/>
        <w:rPr>
          <w:rFonts w:cs="CMU Serif Roman"/>
        </w:rPr>
      </w:pPr>
      <w:r w:rsidRPr="003472D9">
        <w:rPr>
          <w:rFonts w:cs="CMU Serif Roman"/>
        </w:rPr>
        <w:t xml:space="preserve">Hussey, I., &amp; Drake, C. E. (2020a). The Implicit Relational Assessment Procedure demonstrates poor internal consistency and test-retest reliability: A meta-analysis. </w:t>
      </w:r>
      <w:r w:rsidRPr="003472D9">
        <w:rPr>
          <w:rFonts w:cs="CMU Serif Roman"/>
          <w:i/>
          <w:iCs/>
        </w:rPr>
        <w:t>Preprint</w:t>
      </w:r>
      <w:r w:rsidRPr="003472D9">
        <w:rPr>
          <w:rFonts w:cs="CMU Serif Roman"/>
        </w:rPr>
        <w:t>. https://doi.org/10.31234/osf.io/ge3k7</w:t>
      </w:r>
    </w:p>
    <w:p w14:paraId="7F1CD2F8" w14:textId="77777777" w:rsidR="003472D9" w:rsidRPr="003472D9" w:rsidRDefault="003472D9" w:rsidP="003472D9">
      <w:pPr>
        <w:pStyle w:val="Bibliography"/>
        <w:rPr>
          <w:rFonts w:cs="CMU Serif Roman"/>
        </w:rPr>
      </w:pPr>
      <w:r w:rsidRPr="003472D9">
        <w:rPr>
          <w:rFonts w:cs="CMU Serif Roman"/>
        </w:rPr>
        <w:t xml:space="preserve">Hussey, I., &amp; Drake, C. E. (2020b). </w:t>
      </w:r>
      <w:r w:rsidRPr="003472D9">
        <w:rPr>
          <w:rFonts w:cs="CMU Serif Roman"/>
          <w:i/>
          <w:iCs/>
        </w:rPr>
        <w:t>The Implicit Relational Assessment Procedure is not very sensitive to the attitudes and learning histories it is used to assess</w:t>
      </w:r>
      <w:r w:rsidRPr="003472D9">
        <w:rPr>
          <w:rFonts w:cs="CMU Serif Roman"/>
        </w:rPr>
        <w:t>. PsyArXiv. https://doi.org/10.31234/osf.io/sp6jx</w:t>
      </w:r>
    </w:p>
    <w:p w14:paraId="0FD67F3D" w14:textId="77777777" w:rsidR="003472D9" w:rsidRPr="003472D9" w:rsidRDefault="003472D9" w:rsidP="003472D9">
      <w:pPr>
        <w:pStyle w:val="Bibliography"/>
        <w:rPr>
          <w:rFonts w:cs="CMU Serif Roman"/>
        </w:rPr>
      </w:pPr>
      <w:r w:rsidRPr="003472D9">
        <w:rPr>
          <w:rFonts w:cs="CMU Serif Roman"/>
        </w:rPr>
        <w:t xml:space="preserve">Hussey, I., Hughes, S., Lai, C. K., Ebersole, C. R., Axt, J., &amp; Nosek, B. A. (2019). </w:t>
      </w:r>
      <w:r w:rsidRPr="003472D9">
        <w:rPr>
          <w:rFonts w:cs="CMU Serif Roman"/>
          <w:i/>
          <w:iCs/>
        </w:rPr>
        <w:t>The Attitudes, Identities, and Individual Differences (AIID) Study and Dataset</w:t>
      </w:r>
      <w:r w:rsidRPr="003472D9">
        <w:rPr>
          <w:rFonts w:cs="CMU Serif Roman"/>
        </w:rPr>
        <w:t>. https://doi.org/10.17605/OSF.IO/PCJWF</w:t>
      </w:r>
    </w:p>
    <w:p w14:paraId="32DC067A" w14:textId="77777777" w:rsidR="003472D9" w:rsidRPr="003472D9" w:rsidRDefault="003472D9" w:rsidP="003472D9">
      <w:pPr>
        <w:pStyle w:val="Bibliography"/>
        <w:rPr>
          <w:rFonts w:cs="CMU Serif Roman"/>
        </w:rPr>
      </w:pPr>
      <w:r w:rsidRPr="003472D9">
        <w:rPr>
          <w:rFonts w:cs="CMU Serif Roman"/>
        </w:rPr>
        <w:t xml:space="preserve">Hussey, I., Thompson, M., McEnteggart, C., Barnes-Holmes, D., &amp; Barnes-Holmes, Y. (2015). Interpreting and inverting with less cursing: A guide to interpreting IRAP data. </w:t>
      </w:r>
      <w:r w:rsidRPr="003472D9">
        <w:rPr>
          <w:rFonts w:cs="CMU Serif Roman"/>
          <w:i/>
          <w:iCs/>
        </w:rPr>
        <w:t>Journal of Contextual Behavioral Science</w:t>
      </w:r>
      <w:r w:rsidRPr="003472D9">
        <w:rPr>
          <w:rFonts w:cs="CMU Serif Roman"/>
        </w:rPr>
        <w:t xml:space="preserve">, </w:t>
      </w:r>
      <w:r w:rsidRPr="003472D9">
        <w:rPr>
          <w:rFonts w:cs="CMU Serif Roman"/>
          <w:i/>
          <w:iCs/>
        </w:rPr>
        <w:t>4</w:t>
      </w:r>
      <w:r w:rsidRPr="003472D9">
        <w:rPr>
          <w:rFonts w:cs="CMU Serif Roman"/>
        </w:rPr>
        <w:t>(3), 157–162. https://doi.org/10.1016/j.jcbs.2015.05.001</w:t>
      </w:r>
    </w:p>
    <w:p w14:paraId="3DF13C74" w14:textId="77777777" w:rsidR="003472D9" w:rsidRPr="003472D9" w:rsidRDefault="003472D9" w:rsidP="003472D9">
      <w:pPr>
        <w:pStyle w:val="Bibliography"/>
        <w:rPr>
          <w:rFonts w:cs="CMU Serif Roman"/>
        </w:rPr>
      </w:pPr>
      <w:r w:rsidRPr="003472D9">
        <w:rPr>
          <w:rFonts w:cs="CMU Serif Roman"/>
        </w:rPr>
        <w:lastRenderedPageBreak/>
        <w:t xml:space="preserve">Kavanagh, D., Barnes-Holmes, Y., &amp; Barnes-Holmes, D. (2022). Attempting to Analyze Perspective-Taking with a False Belief Vignette Using the Implicit Relational Assessment Procedure. </w:t>
      </w:r>
      <w:r w:rsidRPr="003472D9">
        <w:rPr>
          <w:rFonts w:cs="CMU Serif Roman"/>
          <w:i/>
          <w:iCs/>
        </w:rPr>
        <w:t>The Psychological Record</w:t>
      </w:r>
      <w:r w:rsidRPr="003472D9">
        <w:rPr>
          <w:rFonts w:cs="CMU Serif Roman"/>
        </w:rPr>
        <w:t>. https://doi.org/10.1007/s40732-021-00500-y</w:t>
      </w:r>
    </w:p>
    <w:p w14:paraId="6AA90894" w14:textId="77777777" w:rsidR="003472D9" w:rsidRPr="003472D9" w:rsidRDefault="003472D9" w:rsidP="003472D9">
      <w:pPr>
        <w:pStyle w:val="Bibliography"/>
        <w:rPr>
          <w:rFonts w:cs="CMU Serif Roman"/>
        </w:rPr>
      </w:pPr>
      <w:r w:rsidRPr="003472D9">
        <w:rPr>
          <w:rFonts w:cs="CMU Serif Roman"/>
        </w:rPr>
        <w:t xml:space="preserve">Kavanagh, D., Hussey, I., McEnteggart, C., Barnes-Holmes, Y., &amp; Barnes-Holmes, D. (2016). Using the IRAP to explore natural language statements. </w:t>
      </w:r>
      <w:r w:rsidRPr="003472D9">
        <w:rPr>
          <w:rFonts w:cs="CMU Serif Roman"/>
          <w:i/>
          <w:iCs/>
        </w:rPr>
        <w:t>Journal of Contextual Behavioral Science</w:t>
      </w:r>
      <w:r w:rsidRPr="003472D9">
        <w:rPr>
          <w:rFonts w:cs="CMU Serif Roman"/>
        </w:rPr>
        <w:t xml:space="preserve">, </w:t>
      </w:r>
      <w:r w:rsidRPr="003472D9">
        <w:rPr>
          <w:rFonts w:cs="CMU Serif Roman"/>
          <w:i/>
          <w:iCs/>
        </w:rPr>
        <w:t>5</w:t>
      </w:r>
      <w:r w:rsidRPr="003472D9">
        <w:rPr>
          <w:rFonts w:cs="CMU Serif Roman"/>
        </w:rPr>
        <w:t>(4), 247–251. https://doi.org/10.1016/j.jcbs.2016.10.001</w:t>
      </w:r>
    </w:p>
    <w:p w14:paraId="71BAF8D1" w14:textId="77777777" w:rsidR="003472D9" w:rsidRPr="003472D9" w:rsidRDefault="003472D9" w:rsidP="003472D9">
      <w:pPr>
        <w:pStyle w:val="Bibliography"/>
        <w:rPr>
          <w:rFonts w:cs="CMU Serif Roman"/>
        </w:rPr>
      </w:pPr>
      <w:r w:rsidRPr="003472D9">
        <w:rPr>
          <w:rFonts w:cs="CMU Serif Roman"/>
        </w:rPr>
        <w:t xml:space="preserve">Lenth, R. V., Buerkner, P., Herve, M., Jung, M., Love, J., Miguez, F., Riebl, H., &amp; Singmann, H. (2022). </w:t>
      </w:r>
      <w:r w:rsidRPr="003472D9">
        <w:rPr>
          <w:rFonts w:cs="CMU Serif Roman"/>
          <w:i/>
          <w:iCs/>
        </w:rPr>
        <w:t>emmeans: Estimated Marginal Means, aka Least-Squares Means</w:t>
      </w:r>
      <w:r w:rsidRPr="003472D9">
        <w:rPr>
          <w:rFonts w:cs="CMU Serif Roman"/>
        </w:rPr>
        <w:t xml:space="preserve"> (1.8.0). https://CRAN.R-project.org/package=emmeans</w:t>
      </w:r>
    </w:p>
    <w:p w14:paraId="2CE86F13" w14:textId="77777777" w:rsidR="003472D9" w:rsidRPr="003472D9" w:rsidRDefault="003472D9" w:rsidP="003472D9">
      <w:pPr>
        <w:pStyle w:val="Bibliography"/>
        <w:rPr>
          <w:rFonts w:cs="CMU Serif Roman"/>
        </w:rPr>
      </w:pPr>
      <w:r w:rsidRPr="003472D9">
        <w:rPr>
          <w:rFonts w:cs="CMU Serif Roman"/>
        </w:rPr>
        <w:t xml:space="preserve">Levin, M. E., Hayes, S. C., &amp; Waltz, T. (2010). Creating an implicit measure of cognition more suited to applied research: A test of the Mixed Trial—Implicit Relational Assessment Procedure (MT-IRAP). </w:t>
      </w:r>
      <w:r w:rsidRPr="003472D9">
        <w:rPr>
          <w:rFonts w:cs="CMU Serif Roman"/>
          <w:i/>
          <w:iCs/>
        </w:rPr>
        <w:t>International Journal of Behavioral Consultation and Therapy</w:t>
      </w:r>
      <w:r w:rsidRPr="003472D9">
        <w:rPr>
          <w:rFonts w:cs="CMU Serif Roman"/>
        </w:rPr>
        <w:t xml:space="preserve">, </w:t>
      </w:r>
      <w:r w:rsidRPr="003472D9">
        <w:rPr>
          <w:rFonts w:cs="CMU Serif Roman"/>
          <w:i/>
          <w:iCs/>
        </w:rPr>
        <w:t>6</w:t>
      </w:r>
      <w:r w:rsidRPr="003472D9">
        <w:rPr>
          <w:rFonts w:cs="CMU Serif Roman"/>
        </w:rPr>
        <w:t>(3), 245–262. psyh. https://doi.org/10.1037/h0100911</w:t>
      </w:r>
    </w:p>
    <w:p w14:paraId="6BF9FD32" w14:textId="77777777" w:rsidR="003472D9" w:rsidRPr="003472D9" w:rsidRDefault="003472D9" w:rsidP="003472D9">
      <w:pPr>
        <w:pStyle w:val="Bibliography"/>
        <w:rPr>
          <w:rFonts w:cs="CMU Serif Roman"/>
        </w:rPr>
      </w:pPr>
      <w:r w:rsidRPr="003472D9">
        <w:rPr>
          <w:rFonts w:cs="CMU Serif Roman"/>
        </w:rPr>
        <w:t xml:space="preserve">Liefooghe, B., Hughes, S., Schmidt, J., &amp; De Houwer, J. (2019). Stroop-like effects of derived stimulus-stimulus relations. </w:t>
      </w:r>
      <w:r w:rsidRPr="003472D9">
        <w:rPr>
          <w:rFonts w:cs="CMU Serif Roman"/>
          <w:i/>
          <w:iCs/>
        </w:rPr>
        <w:t>Journal of Experimental Psychology. Learning, Memory, and Cognition</w:t>
      </w:r>
      <w:r w:rsidRPr="003472D9">
        <w:rPr>
          <w:rFonts w:cs="CMU Serif Roman"/>
        </w:rPr>
        <w:t xml:space="preserve">, </w:t>
      </w:r>
      <w:r w:rsidRPr="003472D9">
        <w:rPr>
          <w:rFonts w:cs="CMU Serif Roman"/>
          <w:i/>
          <w:iCs/>
        </w:rPr>
        <w:t>46</w:t>
      </w:r>
      <w:r w:rsidRPr="003472D9">
        <w:rPr>
          <w:rFonts w:cs="CMU Serif Roman"/>
        </w:rPr>
        <w:t>(2), 327–349. https://doi.org/10.1037/xlm0000724</w:t>
      </w:r>
    </w:p>
    <w:p w14:paraId="70736A70" w14:textId="77777777" w:rsidR="003472D9" w:rsidRPr="003472D9" w:rsidRDefault="003472D9" w:rsidP="003472D9">
      <w:pPr>
        <w:pStyle w:val="Bibliography"/>
        <w:rPr>
          <w:rFonts w:cs="CMU Serif Roman"/>
        </w:rPr>
      </w:pPr>
      <w:r w:rsidRPr="003472D9">
        <w:rPr>
          <w:rFonts w:cs="CMU Serif Roman"/>
        </w:rPr>
        <w:t xml:space="preserve">Makowski, D., Ben-Shachar, M. S., &amp; Lüdecke, D. (2019). bayestestR: Describing Effects and their Uncertainty, Existence and Significance within the Bayesian Framework. </w:t>
      </w:r>
      <w:r w:rsidRPr="003472D9">
        <w:rPr>
          <w:rFonts w:cs="CMU Serif Roman"/>
          <w:i/>
          <w:iCs/>
        </w:rPr>
        <w:t>Journal of Open Source Software</w:t>
      </w:r>
      <w:r w:rsidRPr="003472D9">
        <w:rPr>
          <w:rFonts w:cs="CMU Serif Roman"/>
        </w:rPr>
        <w:t xml:space="preserve">, </w:t>
      </w:r>
      <w:r w:rsidRPr="003472D9">
        <w:rPr>
          <w:rFonts w:cs="CMU Serif Roman"/>
          <w:i/>
          <w:iCs/>
        </w:rPr>
        <w:t>4</w:t>
      </w:r>
      <w:r w:rsidRPr="003472D9">
        <w:rPr>
          <w:rFonts w:cs="CMU Serif Roman"/>
        </w:rPr>
        <w:t>(40), 1541. https://doi.org/10.21105/joss.01541</w:t>
      </w:r>
    </w:p>
    <w:p w14:paraId="16C72D85" w14:textId="77777777" w:rsidR="003472D9" w:rsidRPr="003472D9" w:rsidRDefault="003472D9" w:rsidP="003472D9">
      <w:pPr>
        <w:pStyle w:val="Bibliography"/>
        <w:rPr>
          <w:rFonts w:cs="CMU Serif Roman"/>
        </w:rPr>
      </w:pPr>
      <w:r w:rsidRPr="003472D9">
        <w:rPr>
          <w:rFonts w:cs="CMU Serif Roman"/>
        </w:rPr>
        <w:t xml:space="preserve">Mooney, C. Z., Mooney, C. F., Mooney, C. L., Duval, R. D., &amp; Duvall, R. (1993). </w:t>
      </w:r>
      <w:r w:rsidRPr="003472D9">
        <w:rPr>
          <w:rFonts w:cs="CMU Serif Roman"/>
          <w:i/>
          <w:iCs/>
        </w:rPr>
        <w:t>Bootstrapping: A nonparametric approach to statistical inference</w:t>
      </w:r>
      <w:r w:rsidRPr="003472D9">
        <w:rPr>
          <w:rFonts w:cs="CMU Serif Roman"/>
        </w:rPr>
        <w:t>. sage.</w:t>
      </w:r>
    </w:p>
    <w:p w14:paraId="722A1145" w14:textId="77777777" w:rsidR="003472D9" w:rsidRPr="003472D9" w:rsidRDefault="003472D9" w:rsidP="003472D9">
      <w:pPr>
        <w:pStyle w:val="Bibliography"/>
        <w:rPr>
          <w:rFonts w:cs="CMU Serif Roman"/>
        </w:rPr>
      </w:pPr>
      <w:r w:rsidRPr="003472D9">
        <w:rPr>
          <w:rFonts w:cs="CMU Serif Roman"/>
        </w:rPr>
        <w:t xml:space="preserve">Murphy, C., Lyons, K., Kelly, M., Barnes-Holmes, Y., &amp; Barnes-Holmes, D. (2019). Using the Teacher IRAP (T-IRAP) interactive computerized programme to teach complex flexible relational responding with children with diagnosed autism spectrum disorder. </w:t>
      </w:r>
      <w:r w:rsidRPr="003472D9">
        <w:rPr>
          <w:rFonts w:cs="CMU Serif Roman"/>
          <w:i/>
          <w:iCs/>
        </w:rPr>
        <w:t>Behavior Analysis in Practice</w:t>
      </w:r>
      <w:r w:rsidRPr="003472D9">
        <w:rPr>
          <w:rFonts w:cs="CMU Serif Roman"/>
        </w:rPr>
        <w:t xml:space="preserve">, </w:t>
      </w:r>
      <w:r w:rsidRPr="003472D9">
        <w:rPr>
          <w:rFonts w:cs="CMU Serif Roman"/>
          <w:i/>
          <w:iCs/>
        </w:rPr>
        <w:t>12</w:t>
      </w:r>
      <w:r w:rsidRPr="003472D9">
        <w:rPr>
          <w:rFonts w:cs="CMU Serif Roman"/>
        </w:rPr>
        <w:t>(1), 52–65. https://doi.org/10.1007/s40617-018-00302-9</w:t>
      </w:r>
    </w:p>
    <w:p w14:paraId="52E5689F" w14:textId="77777777" w:rsidR="003472D9" w:rsidRPr="003472D9" w:rsidRDefault="003472D9" w:rsidP="003472D9">
      <w:pPr>
        <w:pStyle w:val="Bibliography"/>
        <w:rPr>
          <w:rFonts w:cs="CMU Serif Roman"/>
        </w:rPr>
      </w:pPr>
      <w:r w:rsidRPr="003472D9">
        <w:rPr>
          <w:rFonts w:cs="CMU Serif Roman"/>
        </w:rPr>
        <w:t xml:space="preserve">Nosek, B. A., Greenwald, A. G., &amp; Banaji, M. R. (2005). Understanding and using the Implicit Association Test: II. Method variables and construct validity. </w:t>
      </w:r>
      <w:r w:rsidRPr="003472D9">
        <w:rPr>
          <w:rFonts w:cs="CMU Serif Roman"/>
          <w:i/>
          <w:iCs/>
        </w:rPr>
        <w:t>Personality &amp; Social Psychology Bulletin</w:t>
      </w:r>
      <w:r w:rsidRPr="003472D9">
        <w:rPr>
          <w:rFonts w:cs="CMU Serif Roman"/>
        </w:rPr>
        <w:t xml:space="preserve">, </w:t>
      </w:r>
      <w:r w:rsidRPr="003472D9">
        <w:rPr>
          <w:rFonts w:cs="CMU Serif Roman"/>
          <w:i/>
          <w:iCs/>
        </w:rPr>
        <w:t>31</w:t>
      </w:r>
      <w:r w:rsidRPr="003472D9">
        <w:rPr>
          <w:rFonts w:cs="CMU Serif Roman"/>
        </w:rPr>
        <w:t>(2), 166–180. https://doi.org/10.1177/0146167204271418</w:t>
      </w:r>
    </w:p>
    <w:p w14:paraId="45EB6C9C" w14:textId="77777777" w:rsidR="003472D9" w:rsidRPr="003472D9" w:rsidRDefault="003472D9" w:rsidP="003472D9">
      <w:pPr>
        <w:pStyle w:val="Bibliography"/>
        <w:rPr>
          <w:rFonts w:cs="CMU Serif Roman"/>
        </w:rPr>
      </w:pPr>
      <w:r w:rsidRPr="003472D9">
        <w:rPr>
          <w:rFonts w:cs="CMU Serif Roman"/>
        </w:rPr>
        <w:t xml:space="preserve">Nosek, B. A., Smyth, F. L., Hansen, J. J., Devos, T., Lindner, N. M., Ranganath, K. A., Smith, C. T., Olson, K. R., Chugh, D., Greenwald, A. G., &amp; Banaji, M. R. (2007). Pervasiveness and correlates of implicit attitudes and stereotypes. </w:t>
      </w:r>
      <w:r w:rsidRPr="003472D9">
        <w:rPr>
          <w:rFonts w:cs="CMU Serif Roman"/>
          <w:i/>
          <w:iCs/>
        </w:rPr>
        <w:t>European Review of Social Psychology</w:t>
      </w:r>
      <w:r w:rsidRPr="003472D9">
        <w:rPr>
          <w:rFonts w:cs="CMU Serif Roman"/>
        </w:rPr>
        <w:t xml:space="preserve">, </w:t>
      </w:r>
      <w:r w:rsidRPr="003472D9">
        <w:rPr>
          <w:rFonts w:cs="CMU Serif Roman"/>
          <w:i/>
          <w:iCs/>
        </w:rPr>
        <w:t>18</w:t>
      </w:r>
      <w:r w:rsidRPr="003472D9">
        <w:rPr>
          <w:rFonts w:cs="CMU Serif Roman"/>
        </w:rPr>
        <w:t>(1), 36–88. https://doi.org/10.1080/10463280701489053</w:t>
      </w:r>
    </w:p>
    <w:p w14:paraId="73B27622" w14:textId="77777777" w:rsidR="003472D9" w:rsidRPr="003472D9" w:rsidRDefault="003472D9" w:rsidP="003472D9">
      <w:pPr>
        <w:pStyle w:val="Bibliography"/>
        <w:rPr>
          <w:rFonts w:cs="CMU Serif Roman"/>
        </w:rPr>
      </w:pPr>
      <w:r w:rsidRPr="003472D9">
        <w:rPr>
          <w:rFonts w:cs="CMU Serif Roman"/>
        </w:rPr>
        <w:t xml:space="preserve">O’Shea, B., Watson, D. G., &amp; Brown, G. D. A. (2016). Measuring implicit attitudes: A positive framing bias flaw in the Implicit Relational Assessment Procedure (IRAP). </w:t>
      </w:r>
      <w:r w:rsidRPr="003472D9">
        <w:rPr>
          <w:rFonts w:cs="CMU Serif Roman"/>
          <w:i/>
          <w:iCs/>
        </w:rPr>
        <w:t>Psychological Assessment</w:t>
      </w:r>
      <w:r w:rsidRPr="003472D9">
        <w:rPr>
          <w:rFonts w:cs="CMU Serif Roman"/>
        </w:rPr>
        <w:t xml:space="preserve">, </w:t>
      </w:r>
      <w:r w:rsidRPr="003472D9">
        <w:rPr>
          <w:rFonts w:cs="CMU Serif Roman"/>
          <w:i/>
          <w:iCs/>
        </w:rPr>
        <w:t>28</w:t>
      </w:r>
      <w:r w:rsidRPr="003472D9">
        <w:rPr>
          <w:rFonts w:cs="CMU Serif Roman"/>
        </w:rPr>
        <w:t>(2), 158–170. https://doi.org/10.1037/pas0000172</w:t>
      </w:r>
    </w:p>
    <w:p w14:paraId="206AF1E9" w14:textId="77777777" w:rsidR="003472D9" w:rsidRPr="003472D9" w:rsidRDefault="003472D9" w:rsidP="003472D9">
      <w:pPr>
        <w:pStyle w:val="Bibliography"/>
        <w:rPr>
          <w:rFonts w:cs="CMU Serif Roman"/>
        </w:rPr>
      </w:pPr>
      <w:r w:rsidRPr="003472D9">
        <w:rPr>
          <w:rFonts w:cs="CMU Serif Roman"/>
        </w:rPr>
        <w:t xml:space="preserve">Ratcliff, R. (1993). Methods for dealing with reaction time outliers. </w:t>
      </w:r>
      <w:r w:rsidRPr="003472D9">
        <w:rPr>
          <w:rFonts w:cs="CMU Serif Roman"/>
          <w:i/>
          <w:iCs/>
        </w:rPr>
        <w:t>Psychological Bulletin</w:t>
      </w:r>
      <w:r w:rsidRPr="003472D9">
        <w:rPr>
          <w:rFonts w:cs="CMU Serif Roman"/>
        </w:rPr>
        <w:t xml:space="preserve">, </w:t>
      </w:r>
      <w:r w:rsidRPr="003472D9">
        <w:rPr>
          <w:rFonts w:cs="CMU Serif Roman"/>
          <w:i/>
          <w:iCs/>
        </w:rPr>
        <w:t>114</w:t>
      </w:r>
      <w:r w:rsidRPr="003472D9">
        <w:rPr>
          <w:rFonts w:cs="CMU Serif Roman"/>
        </w:rPr>
        <w:t>(4), 510–532. https://doi.org/10.1037/0033-2909.114.3.510</w:t>
      </w:r>
    </w:p>
    <w:p w14:paraId="41CF3F5A" w14:textId="77777777" w:rsidR="003472D9" w:rsidRPr="003472D9" w:rsidRDefault="003472D9" w:rsidP="003472D9">
      <w:pPr>
        <w:pStyle w:val="Bibliography"/>
        <w:rPr>
          <w:rFonts w:cs="CMU Serif Roman"/>
        </w:rPr>
      </w:pPr>
      <w:r w:rsidRPr="003472D9">
        <w:rPr>
          <w:rFonts w:cs="CMU Serif Roman"/>
        </w:rPr>
        <w:t xml:space="preserve">Ruscio, J. (2008). A probability-based measure of effect size: Robustness to base rates and other factors. </w:t>
      </w:r>
      <w:r w:rsidRPr="003472D9">
        <w:rPr>
          <w:rFonts w:cs="CMU Serif Roman"/>
          <w:i/>
          <w:iCs/>
        </w:rPr>
        <w:t>Psychological Methods</w:t>
      </w:r>
      <w:r w:rsidRPr="003472D9">
        <w:rPr>
          <w:rFonts w:cs="CMU Serif Roman"/>
        </w:rPr>
        <w:t xml:space="preserve">, </w:t>
      </w:r>
      <w:r w:rsidRPr="003472D9">
        <w:rPr>
          <w:rFonts w:cs="CMU Serif Roman"/>
          <w:i/>
          <w:iCs/>
        </w:rPr>
        <w:t>13</w:t>
      </w:r>
      <w:r w:rsidRPr="003472D9">
        <w:rPr>
          <w:rFonts w:cs="CMU Serif Roman"/>
        </w:rPr>
        <w:t>(1), 19–30. https://doi.org/10.1037/1082-989X.13.1.19</w:t>
      </w:r>
    </w:p>
    <w:p w14:paraId="46BE3304" w14:textId="77777777" w:rsidR="003472D9" w:rsidRPr="003472D9" w:rsidRDefault="003472D9" w:rsidP="003472D9">
      <w:pPr>
        <w:pStyle w:val="Bibliography"/>
        <w:rPr>
          <w:rFonts w:cs="CMU Serif Roman"/>
        </w:rPr>
      </w:pPr>
      <w:r w:rsidRPr="003472D9">
        <w:rPr>
          <w:rFonts w:cs="CMU Serif Roman"/>
        </w:rPr>
        <w:t xml:space="preserve">Vahey, N. A., Nicholson, E., &amp; Barnes-Holmes, D. (2015). A meta-analysis of criterion effects for the Implicit Relational Assessment Procedure (IRAP) in the clinical domain. </w:t>
      </w:r>
      <w:r w:rsidRPr="003472D9">
        <w:rPr>
          <w:rFonts w:cs="CMU Serif Roman"/>
          <w:i/>
          <w:iCs/>
        </w:rPr>
        <w:t>Journal of Behavior Therapy and Experimental Psychiatry</w:t>
      </w:r>
      <w:r w:rsidRPr="003472D9">
        <w:rPr>
          <w:rFonts w:cs="CMU Serif Roman"/>
        </w:rPr>
        <w:t xml:space="preserve">, </w:t>
      </w:r>
      <w:r w:rsidRPr="003472D9">
        <w:rPr>
          <w:rFonts w:cs="CMU Serif Roman"/>
          <w:i/>
          <w:iCs/>
        </w:rPr>
        <w:t>48</w:t>
      </w:r>
      <w:r w:rsidRPr="003472D9">
        <w:rPr>
          <w:rFonts w:cs="CMU Serif Roman"/>
        </w:rPr>
        <w:t>, 59–65. https://doi.org/10.1016/j.jbtep.2015.01.004</w:t>
      </w:r>
    </w:p>
    <w:p w14:paraId="09B7F9B2" w14:textId="77777777" w:rsidR="003472D9" w:rsidRPr="003472D9" w:rsidRDefault="003472D9" w:rsidP="003472D9">
      <w:pPr>
        <w:pStyle w:val="Bibliography"/>
        <w:rPr>
          <w:rFonts w:cs="CMU Serif Roman"/>
        </w:rPr>
      </w:pPr>
      <w:r w:rsidRPr="003472D9">
        <w:rPr>
          <w:rFonts w:cs="CMU Serif Roman"/>
        </w:rPr>
        <w:t xml:space="preserve">Viechtbauer, W. (2010). Conducting Meta-Analyses in R with the metafor Package. </w:t>
      </w:r>
      <w:r w:rsidRPr="003472D9">
        <w:rPr>
          <w:rFonts w:cs="CMU Serif Roman"/>
          <w:i/>
          <w:iCs/>
        </w:rPr>
        <w:t>Journal of Statistical Software</w:t>
      </w:r>
      <w:r w:rsidRPr="003472D9">
        <w:rPr>
          <w:rFonts w:cs="CMU Serif Roman"/>
        </w:rPr>
        <w:t xml:space="preserve">, </w:t>
      </w:r>
      <w:r w:rsidRPr="003472D9">
        <w:rPr>
          <w:rFonts w:cs="CMU Serif Roman"/>
          <w:i/>
          <w:iCs/>
        </w:rPr>
        <w:t>36</w:t>
      </w:r>
      <w:r w:rsidRPr="003472D9">
        <w:rPr>
          <w:rFonts w:cs="CMU Serif Roman"/>
        </w:rPr>
        <w:t>(3). https://doi.org/10.18637/jss.v036.i03</w:t>
      </w:r>
    </w:p>
    <w:p w14:paraId="71F2E1F3" w14:textId="77777777" w:rsidR="003472D9" w:rsidRPr="003472D9" w:rsidRDefault="003472D9" w:rsidP="003472D9">
      <w:pPr>
        <w:pStyle w:val="Bibliography"/>
        <w:rPr>
          <w:rFonts w:cs="CMU Serif Roman"/>
        </w:rPr>
      </w:pPr>
      <w:r w:rsidRPr="003472D9">
        <w:rPr>
          <w:rFonts w:cs="CMU Serif Roman"/>
        </w:rPr>
        <w:t xml:space="preserve">Viechtbauer, W. (2022). </w:t>
      </w:r>
      <w:r w:rsidRPr="003472D9">
        <w:rPr>
          <w:rFonts w:cs="CMU Serif Roman"/>
          <w:i/>
          <w:iCs/>
        </w:rPr>
        <w:t>A Comparison of the rma() and the lm(), lme(), and lmer() Functions</w:t>
      </w:r>
      <w:r w:rsidRPr="003472D9">
        <w:rPr>
          <w:rFonts w:cs="CMU Serif Roman"/>
        </w:rPr>
        <w:t>. https://www.metafor-project.org/doku.php/tips:rma_vs_lm_lme_lmer</w:t>
      </w:r>
    </w:p>
    <w:p w14:paraId="0DD321A3" w14:textId="77777777" w:rsidR="003472D9" w:rsidRPr="003472D9" w:rsidRDefault="003472D9" w:rsidP="003472D9">
      <w:pPr>
        <w:pStyle w:val="Bibliography"/>
        <w:rPr>
          <w:rFonts w:cs="CMU Serif Roman"/>
        </w:rPr>
      </w:pPr>
      <w:r w:rsidRPr="003472D9">
        <w:rPr>
          <w:rFonts w:cs="CMU Serif Roman"/>
        </w:rPr>
        <w:t xml:space="preserve">Whelan, R. (2008). Effective analysis of reaction time data. </w:t>
      </w:r>
      <w:r w:rsidRPr="003472D9">
        <w:rPr>
          <w:rFonts w:cs="CMU Serif Roman"/>
          <w:i/>
          <w:iCs/>
        </w:rPr>
        <w:t>The Psychological Record</w:t>
      </w:r>
      <w:r w:rsidRPr="003472D9">
        <w:rPr>
          <w:rFonts w:cs="CMU Serif Roman"/>
        </w:rPr>
        <w:t xml:space="preserve">, </w:t>
      </w:r>
      <w:r w:rsidRPr="003472D9">
        <w:rPr>
          <w:rFonts w:cs="CMU Serif Roman"/>
          <w:i/>
          <w:iCs/>
        </w:rPr>
        <w:t>58</w:t>
      </w:r>
      <w:r w:rsidRPr="003472D9">
        <w:rPr>
          <w:rFonts w:cs="CMU Serif Roman"/>
        </w:rPr>
        <w:t>(3), 475–482.</w:t>
      </w:r>
    </w:p>
    <w:p w14:paraId="61BE35A5" w14:textId="64808A1D" w:rsidR="004559D9" w:rsidRPr="001352DE" w:rsidRDefault="00E20116" w:rsidP="0062006B">
      <w:pPr>
        <w:pStyle w:val="Bibliography"/>
      </w:pPr>
      <w:r w:rsidRPr="001352DE">
        <w:fldChar w:fldCharType="end"/>
      </w:r>
    </w:p>
    <w:sectPr w:rsidR="004559D9" w:rsidRPr="001352DE" w:rsidSect="008217D5">
      <w:type w:val="continuous"/>
      <w:pgSz w:w="11900" w:h="16840"/>
      <w:pgMar w:top="1440" w:right="1440" w:bottom="1440" w:left="1440" w:header="720" w:footer="720" w:gutter="0"/>
      <w:cols w:num="2" w:space="41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F1105" w14:textId="77777777" w:rsidR="007C6DD0" w:rsidRDefault="007C6DD0" w:rsidP="00D21ABA">
      <w:r>
        <w:separator/>
      </w:r>
    </w:p>
  </w:endnote>
  <w:endnote w:type="continuationSeparator" w:id="0">
    <w:p w14:paraId="7042E372" w14:textId="77777777" w:rsidR="007C6DD0" w:rsidRDefault="007C6DD0" w:rsidP="00D21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Roman">
    <w:panose1 w:val="02000603000000000000"/>
    <w:charset w:val="00"/>
    <w:family w:val="auto"/>
    <w:pitch w:val="variable"/>
    <w:sig w:usb0="E10002FF" w:usb1="5201E9EB" w:usb2="02020004"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2FF" w:usb1="400004FF" w:usb2="00000000" w:usb3="00000000" w:csb0="0000019F" w:csb1="00000000"/>
  </w:font>
  <w:font w:name="Times New Roman (Body C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7730079"/>
      <w:docPartObj>
        <w:docPartGallery w:val="Page Numbers (Bottom of Page)"/>
        <w:docPartUnique/>
      </w:docPartObj>
    </w:sdtPr>
    <w:sdtContent>
      <w:p w14:paraId="614E0FCD" w14:textId="0B94F628"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19782B" w14:textId="77777777" w:rsidR="00EA52AB" w:rsidRDefault="00EA5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5054939"/>
      <w:docPartObj>
        <w:docPartGallery w:val="Page Numbers (Bottom of Page)"/>
        <w:docPartUnique/>
      </w:docPartObj>
    </w:sdtPr>
    <w:sdtContent>
      <w:p w14:paraId="3ECE2403" w14:textId="7736A575"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1D4523" w14:textId="77777777" w:rsidR="00EA52AB" w:rsidRDefault="00EA5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0883935"/>
      <w:docPartObj>
        <w:docPartGallery w:val="Page Numbers (Bottom of Page)"/>
        <w:docPartUnique/>
      </w:docPartObj>
    </w:sdtPr>
    <w:sdtContent>
      <w:p w14:paraId="63CF7D3B" w14:textId="032F4209"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0106B2" w14:textId="77777777" w:rsidR="00EA52AB" w:rsidRDefault="00EA5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246BD" w14:textId="77777777" w:rsidR="007C6DD0" w:rsidRDefault="007C6DD0" w:rsidP="00D21ABA">
      <w:r>
        <w:separator/>
      </w:r>
    </w:p>
  </w:footnote>
  <w:footnote w:type="continuationSeparator" w:id="0">
    <w:p w14:paraId="71E68D79" w14:textId="77777777" w:rsidR="007C6DD0" w:rsidRDefault="007C6DD0" w:rsidP="00D21ABA">
      <w:r>
        <w:continuationSeparator/>
      </w:r>
    </w:p>
  </w:footnote>
  <w:footnote w:id="1">
    <w:p w14:paraId="44E47313" w14:textId="2287276A" w:rsidR="00E2667E" w:rsidRPr="005403CF" w:rsidRDefault="00E2667E" w:rsidP="00A266DA">
      <w:pPr>
        <w:pStyle w:val="FootnoteText"/>
        <w:rPr>
          <w:lang w:val="en-GB"/>
          <w:rPrChange w:id="136" w:author="Microsoft Office User" w:date="2022-10-05T00:01:00Z">
            <w:rPr/>
          </w:rPrChange>
        </w:rPr>
      </w:pPr>
      <w:ins w:id="137" w:author="Microsoft Office User" w:date="2022-10-04T23:58:00Z">
        <w:r w:rsidRPr="00913EBA">
          <w:rPr>
            <w:rStyle w:val="FootnoteReference"/>
            <w:vertAlign w:val="superscript"/>
            <w:rPrChange w:id="138" w:author="Microsoft Office User" w:date="2022-10-05T00:52:00Z">
              <w:rPr>
                <w:rStyle w:val="FootnoteReference"/>
              </w:rPr>
            </w:rPrChange>
          </w:rPr>
          <w:footnoteRef/>
        </w:r>
        <w:r w:rsidRPr="00A266DA">
          <w:t xml:space="preserve">As a robustness test, analyses comparing </w:t>
        </w:r>
      </w:ins>
      <w:ins w:id="139" w:author="Microsoft Office User" w:date="2022-10-05T00:31:00Z">
        <w:r w:rsidR="00C6746D" w:rsidRPr="00A266DA">
          <w:t>c</w:t>
        </w:r>
      </w:ins>
      <w:ins w:id="140" w:author="Microsoft Office User" w:date="2022-10-04T23:58:00Z">
        <w:r w:rsidRPr="00A266DA">
          <w:t xml:space="preserve">onfidence intervals </w:t>
        </w:r>
      </w:ins>
      <w:ins w:id="141" w:author="Microsoft Office User" w:date="2022-10-05T00:31:00Z">
        <w:r w:rsidR="00A266DA" w:rsidRPr="00A266DA">
          <w:rPr>
            <w:rPrChange w:id="142" w:author="Microsoft Office User" w:date="2022-10-05T00:32:00Z">
              <w:rPr>
                <w:rStyle w:val="FootnoteReference"/>
              </w:rPr>
            </w:rPrChange>
          </w:rPr>
          <w:t>c</w:t>
        </w:r>
        <w:r w:rsidR="00A266DA" w:rsidRPr="00A266DA">
          <w:t xml:space="preserve">alculated from the Standard Error of Measurement to those calculated via </w:t>
        </w:r>
      </w:ins>
      <w:ins w:id="143" w:author="Microsoft Office User" w:date="2022-10-04T23:58:00Z">
        <w:r w:rsidRPr="00A266DA">
          <w:t>bootstrap</w:t>
        </w:r>
      </w:ins>
      <w:ins w:id="144" w:author="Microsoft Office User" w:date="2022-10-05T00:31:00Z">
        <w:r w:rsidR="00A266DA" w:rsidRPr="00A266DA">
          <w:t>ping</w:t>
        </w:r>
      </w:ins>
      <w:ins w:id="145" w:author="Microsoft Office User" w:date="2022-10-04T23:58:00Z">
        <w:r w:rsidRPr="00A266DA">
          <w:t xml:space="preserve"> are reported in the supplementary materials</w:t>
        </w:r>
      </w:ins>
      <w:ins w:id="146" w:author="Microsoft Office User" w:date="2022-10-04T23:59:00Z">
        <w:r w:rsidR="001142B1" w:rsidRPr="00A266DA">
          <w:t xml:space="preserve"> (see Figures S7 and S8)</w:t>
        </w:r>
      </w:ins>
      <w:ins w:id="147" w:author="Microsoft Office User" w:date="2022-10-04T23:58:00Z">
        <w:r w:rsidRPr="00A266DA">
          <w:t>. Results of both approaches are very similar and lead to identical conclusions.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94706543">
    <w:abstractNumId w:val="9"/>
  </w:num>
  <w:num w:numId="2" w16cid:durableId="1497647519">
    <w:abstractNumId w:val="7"/>
  </w:num>
  <w:num w:numId="3" w16cid:durableId="1210802903">
    <w:abstractNumId w:val="6"/>
  </w:num>
  <w:num w:numId="4" w16cid:durableId="860970317">
    <w:abstractNumId w:val="5"/>
  </w:num>
  <w:num w:numId="5" w16cid:durableId="68697513">
    <w:abstractNumId w:val="4"/>
  </w:num>
  <w:num w:numId="6" w16cid:durableId="1389306701">
    <w:abstractNumId w:val="8"/>
  </w:num>
  <w:num w:numId="7" w16cid:durableId="828137793">
    <w:abstractNumId w:val="3"/>
  </w:num>
  <w:num w:numId="8" w16cid:durableId="398676172">
    <w:abstractNumId w:val="2"/>
  </w:num>
  <w:num w:numId="9" w16cid:durableId="954481857">
    <w:abstractNumId w:val="1"/>
  </w:num>
  <w:num w:numId="10" w16cid:durableId="487328368">
    <w:abstractNumId w:val="0"/>
  </w:num>
  <w:num w:numId="11" w16cid:durableId="2034571409">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Ian Hussey">
    <w15:presenceInfo w15:providerId="None" w15:userId="Ian Hus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EB9"/>
    <w:rsid w:val="000019AA"/>
    <w:rsid w:val="00001B0F"/>
    <w:rsid w:val="00001E6A"/>
    <w:rsid w:val="00002318"/>
    <w:rsid w:val="00002AB4"/>
    <w:rsid w:val="0000303E"/>
    <w:rsid w:val="000032C8"/>
    <w:rsid w:val="0000505E"/>
    <w:rsid w:val="00005566"/>
    <w:rsid w:val="0001000E"/>
    <w:rsid w:val="00013419"/>
    <w:rsid w:val="00014218"/>
    <w:rsid w:val="00014A02"/>
    <w:rsid w:val="00015268"/>
    <w:rsid w:val="00017974"/>
    <w:rsid w:val="00020586"/>
    <w:rsid w:val="00020F95"/>
    <w:rsid w:val="00021489"/>
    <w:rsid w:val="00022908"/>
    <w:rsid w:val="00023216"/>
    <w:rsid w:val="00023F1F"/>
    <w:rsid w:val="00024DFF"/>
    <w:rsid w:val="00025E88"/>
    <w:rsid w:val="00025EFF"/>
    <w:rsid w:val="00026DBB"/>
    <w:rsid w:val="00027F97"/>
    <w:rsid w:val="0003105E"/>
    <w:rsid w:val="00031BB8"/>
    <w:rsid w:val="00032617"/>
    <w:rsid w:val="00034A33"/>
    <w:rsid w:val="00035451"/>
    <w:rsid w:val="000362BA"/>
    <w:rsid w:val="000402AA"/>
    <w:rsid w:val="00040C72"/>
    <w:rsid w:val="0004274E"/>
    <w:rsid w:val="0004369E"/>
    <w:rsid w:val="00043A8E"/>
    <w:rsid w:val="00044447"/>
    <w:rsid w:val="00044BE3"/>
    <w:rsid w:val="000456A6"/>
    <w:rsid w:val="00046A4A"/>
    <w:rsid w:val="00050A69"/>
    <w:rsid w:val="0005157A"/>
    <w:rsid w:val="00054301"/>
    <w:rsid w:val="00055D50"/>
    <w:rsid w:val="00055F7C"/>
    <w:rsid w:val="0005603F"/>
    <w:rsid w:val="000569E7"/>
    <w:rsid w:val="00061A6B"/>
    <w:rsid w:val="00062615"/>
    <w:rsid w:val="00063948"/>
    <w:rsid w:val="00064281"/>
    <w:rsid w:val="00065655"/>
    <w:rsid w:val="000667E9"/>
    <w:rsid w:val="000704C7"/>
    <w:rsid w:val="000725EB"/>
    <w:rsid w:val="000734C4"/>
    <w:rsid w:val="0007381E"/>
    <w:rsid w:val="00074090"/>
    <w:rsid w:val="00075C33"/>
    <w:rsid w:val="00077350"/>
    <w:rsid w:val="00077751"/>
    <w:rsid w:val="000800EF"/>
    <w:rsid w:val="0008181B"/>
    <w:rsid w:val="0008195F"/>
    <w:rsid w:val="000823F5"/>
    <w:rsid w:val="00083A87"/>
    <w:rsid w:val="00084D5D"/>
    <w:rsid w:val="000867C7"/>
    <w:rsid w:val="00087606"/>
    <w:rsid w:val="00090BF6"/>
    <w:rsid w:val="00091214"/>
    <w:rsid w:val="00092F8C"/>
    <w:rsid w:val="00094AB4"/>
    <w:rsid w:val="00095EAB"/>
    <w:rsid w:val="00096216"/>
    <w:rsid w:val="00096EFD"/>
    <w:rsid w:val="0009757F"/>
    <w:rsid w:val="00097DA0"/>
    <w:rsid w:val="000A054A"/>
    <w:rsid w:val="000A29CC"/>
    <w:rsid w:val="000A32B4"/>
    <w:rsid w:val="000A367F"/>
    <w:rsid w:val="000A3EE7"/>
    <w:rsid w:val="000A4CF6"/>
    <w:rsid w:val="000A57E6"/>
    <w:rsid w:val="000A73A9"/>
    <w:rsid w:val="000B24FF"/>
    <w:rsid w:val="000B2B81"/>
    <w:rsid w:val="000B31B4"/>
    <w:rsid w:val="000B32F8"/>
    <w:rsid w:val="000B3A5A"/>
    <w:rsid w:val="000B5863"/>
    <w:rsid w:val="000B797D"/>
    <w:rsid w:val="000C0B6E"/>
    <w:rsid w:val="000C0D60"/>
    <w:rsid w:val="000C2281"/>
    <w:rsid w:val="000C3871"/>
    <w:rsid w:val="000C50B8"/>
    <w:rsid w:val="000C5414"/>
    <w:rsid w:val="000C5D1B"/>
    <w:rsid w:val="000D0C2E"/>
    <w:rsid w:val="000D1C63"/>
    <w:rsid w:val="000D2B47"/>
    <w:rsid w:val="000D3395"/>
    <w:rsid w:val="000D564B"/>
    <w:rsid w:val="000D628B"/>
    <w:rsid w:val="000D6CD8"/>
    <w:rsid w:val="000D7136"/>
    <w:rsid w:val="000D7138"/>
    <w:rsid w:val="000D7B49"/>
    <w:rsid w:val="000D7EBB"/>
    <w:rsid w:val="000E1D0B"/>
    <w:rsid w:val="000E1D83"/>
    <w:rsid w:val="000E1F21"/>
    <w:rsid w:val="000E2B46"/>
    <w:rsid w:val="000E41C0"/>
    <w:rsid w:val="000E4B5A"/>
    <w:rsid w:val="000E56C7"/>
    <w:rsid w:val="000E6C57"/>
    <w:rsid w:val="000E6F17"/>
    <w:rsid w:val="000E72A9"/>
    <w:rsid w:val="000E750B"/>
    <w:rsid w:val="000E79D1"/>
    <w:rsid w:val="000E7B3E"/>
    <w:rsid w:val="000F0DD0"/>
    <w:rsid w:val="000F11AC"/>
    <w:rsid w:val="000F1EC8"/>
    <w:rsid w:val="000F1F4A"/>
    <w:rsid w:val="000F1F7F"/>
    <w:rsid w:val="000F237C"/>
    <w:rsid w:val="000F34F3"/>
    <w:rsid w:val="000F4A0C"/>
    <w:rsid w:val="000F55EA"/>
    <w:rsid w:val="000F5B20"/>
    <w:rsid w:val="000F6103"/>
    <w:rsid w:val="000F6FAC"/>
    <w:rsid w:val="00100B0B"/>
    <w:rsid w:val="001031DC"/>
    <w:rsid w:val="00104062"/>
    <w:rsid w:val="00104223"/>
    <w:rsid w:val="001100BC"/>
    <w:rsid w:val="00110D6A"/>
    <w:rsid w:val="00113387"/>
    <w:rsid w:val="001140B9"/>
    <w:rsid w:val="001142B1"/>
    <w:rsid w:val="00117084"/>
    <w:rsid w:val="001208C2"/>
    <w:rsid w:val="00121914"/>
    <w:rsid w:val="00123C64"/>
    <w:rsid w:val="00124B01"/>
    <w:rsid w:val="00124F09"/>
    <w:rsid w:val="001253D7"/>
    <w:rsid w:val="001304E3"/>
    <w:rsid w:val="001341A3"/>
    <w:rsid w:val="00134742"/>
    <w:rsid w:val="001349B5"/>
    <w:rsid w:val="00134A0B"/>
    <w:rsid w:val="00134E30"/>
    <w:rsid w:val="00134E57"/>
    <w:rsid w:val="001352DE"/>
    <w:rsid w:val="00136A12"/>
    <w:rsid w:val="00137783"/>
    <w:rsid w:val="0013795D"/>
    <w:rsid w:val="00137A10"/>
    <w:rsid w:val="00137F70"/>
    <w:rsid w:val="001402DA"/>
    <w:rsid w:val="00142340"/>
    <w:rsid w:val="00142425"/>
    <w:rsid w:val="00143ADA"/>
    <w:rsid w:val="0014481A"/>
    <w:rsid w:val="0014528B"/>
    <w:rsid w:val="001464F9"/>
    <w:rsid w:val="00146AC6"/>
    <w:rsid w:val="00146EAD"/>
    <w:rsid w:val="0014799C"/>
    <w:rsid w:val="00147AFD"/>
    <w:rsid w:val="00147E28"/>
    <w:rsid w:val="00147FCF"/>
    <w:rsid w:val="00152398"/>
    <w:rsid w:val="00152BC1"/>
    <w:rsid w:val="00153B4D"/>
    <w:rsid w:val="001542F9"/>
    <w:rsid w:val="00155531"/>
    <w:rsid w:val="001558E2"/>
    <w:rsid w:val="001565A6"/>
    <w:rsid w:val="001565BB"/>
    <w:rsid w:val="001569D0"/>
    <w:rsid w:val="00157694"/>
    <w:rsid w:val="001606A9"/>
    <w:rsid w:val="0016100B"/>
    <w:rsid w:val="001616C8"/>
    <w:rsid w:val="00161714"/>
    <w:rsid w:val="00162507"/>
    <w:rsid w:val="00163172"/>
    <w:rsid w:val="00163676"/>
    <w:rsid w:val="001644C7"/>
    <w:rsid w:val="00164883"/>
    <w:rsid w:val="001652BB"/>
    <w:rsid w:val="00165502"/>
    <w:rsid w:val="00165609"/>
    <w:rsid w:val="00165F16"/>
    <w:rsid w:val="00165F19"/>
    <w:rsid w:val="001666E1"/>
    <w:rsid w:val="0017108F"/>
    <w:rsid w:val="00172A26"/>
    <w:rsid w:val="001750ED"/>
    <w:rsid w:val="0017567A"/>
    <w:rsid w:val="00176C64"/>
    <w:rsid w:val="0017754C"/>
    <w:rsid w:val="00182B12"/>
    <w:rsid w:val="00183BED"/>
    <w:rsid w:val="00183EC4"/>
    <w:rsid w:val="001844A2"/>
    <w:rsid w:val="00184BF1"/>
    <w:rsid w:val="0018505F"/>
    <w:rsid w:val="001853FF"/>
    <w:rsid w:val="00185778"/>
    <w:rsid w:val="001865F2"/>
    <w:rsid w:val="00190097"/>
    <w:rsid w:val="00190183"/>
    <w:rsid w:val="00191323"/>
    <w:rsid w:val="0019308B"/>
    <w:rsid w:val="001939A0"/>
    <w:rsid w:val="00195546"/>
    <w:rsid w:val="001959A0"/>
    <w:rsid w:val="001969ED"/>
    <w:rsid w:val="00196D91"/>
    <w:rsid w:val="00197696"/>
    <w:rsid w:val="00197922"/>
    <w:rsid w:val="001A01B4"/>
    <w:rsid w:val="001A0D2D"/>
    <w:rsid w:val="001A0DEF"/>
    <w:rsid w:val="001A2F5B"/>
    <w:rsid w:val="001A40E3"/>
    <w:rsid w:val="001A56BA"/>
    <w:rsid w:val="001A5FA7"/>
    <w:rsid w:val="001A7282"/>
    <w:rsid w:val="001B139C"/>
    <w:rsid w:val="001B2EDB"/>
    <w:rsid w:val="001B3474"/>
    <w:rsid w:val="001B546C"/>
    <w:rsid w:val="001B5ACE"/>
    <w:rsid w:val="001B768A"/>
    <w:rsid w:val="001C0122"/>
    <w:rsid w:val="001C135A"/>
    <w:rsid w:val="001C17BF"/>
    <w:rsid w:val="001C34C0"/>
    <w:rsid w:val="001C3876"/>
    <w:rsid w:val="001C4373"/>
    <w:rsid w:val="001C44EA"/>
    <w:rsid w:val="001C44FA"/>
    <w:rsid w:val="001C56F1"/>
    <w:rsid w:val="001C7199"/>
    <w:rsid w:val="001C7258"/>
    <w:rsid w:val="001D3E7A"/>
    <w:rsid w:val="001D6A3B"/>
    <w:rsid w:val="001D6D5E"/>
    <w:rsid w:val="001E0142"/>
    <w:rsid w:val="001E0BC1"/>
    <w:rsid w:val="001E37CE"/>
    <w:rsid w:val="001E39A8"/>
    <w:rsid w:val="001E461F"/>
    <w:rsid w:val="001E498A"/>
    <w:rsid w:val="001F13D0"/>
    <w:rsid w:val="001F2C58"/>
    <w:rsid w:val="001F2FCA"/>
    <w:rsid w:val="001F34C8"/>
    <w:rsid w:val="001F395C"/>
    <w:rsid w:val="001F3ACE"/>
    <w:rsid w:val="001F3D23"/>
    <w:rsid w:val="001F3F60"/>
    <w:rsid w:val="001F55A6"/>
    <w:rsid w:val="001F5BEB"/>
    <w:rsid w:val="001F649A"/>
    <w:rsid w:val="001F65ED"/>
    <w:rsid w:val="001F665F"/>
    <w:rsid w:val="001F6846"/>
    <w:rsid w:val="001F7797"/>
    <w:rsid w:val="002010B3"/>
    <w:rsid w:val="00203258"/>
    <w:rsid w:val="00203380"/>
    <w:rsid w:val="00203AE4"/>
    <w:rsid w:val="00205DE6"/>
    <w:rsid w:val="002071A6"/>
    <w:rsid w:val="00207E09"/>
    <w:rsid w:val="00210977"/>
    <w:rsid w:val="00210FA4"/>
    <w:rsid w:val="0021152A"/>
    <w:rsid w:val="00211A11"/>
    <w:rsid w:val="002121B6"/>
    <w:rsid w:val="0021288B"/>
    <w:rsid w:val="002153E8"/>
    <w:rsid w:val="002162D2"/>
    <w:rsid w:val="00216546"/>
    <w:rsid w:val="0021741E"/>
    <w:rsid w:val="00217B9C"/>
    <w:rsid w:val="0022204C"/>
    <w:rsid w:val="00222333"/>
    <w:rsid w:val="002229C3"/>
    <w:rsid w:val="00223DC1"/>
    <w:rsid w:val="00224775"/>
    <w:rsid w:val="00225244"/>
    <w:rsid w:val="0022636A"/>
    <w:rsid w:val="00227802"/>
    <w:rsid w:val="00227EA1"/>
    <w:rsid w:val="0023164D"/>
    <w:rsid w:val="002324B1"/>
    <w:rsid w:val="00233B97"/>
    <w:rsid w:val="00234219"/>
    <w:rsid w:val="00234FB4"/>
    <w:rsid w:val="002357D3"/>
    <w:rsid w:val="002359A4"/>
    <w:rsid w:val="00236D80"/>
    <w:rsid w:val="00240544"/>
    <w:rsid w:val="002411CB"/>
    <w:rsid w:val="00241597"/>
    <w:rsid w:val="00241B17"/>
    <w:rsid w:val="00242304"/>
    <w:rsid w:val="00242772"/>
    <w:rsid w:val="00242D29"/>
    <w:rsid w:val="002437E0"/>
    <w:rsid w:val="00243B5F"/>
    <w:rsid w:val="00245F9C"/>
    <w:rsid w:val="002468C8"/>
    <w:rsid w:val="00250801"/>
    <w:rsid w:val="00250C1D"/>
    <w:rsid w:val="00250D85"/>
    <w:rsid w:val="00251880"/>
    <w:rsid w:val="00251D3D"/>
    <w:rsid w:val="002525FD"/>
    <w:rsid w:val="00253550"/>
    <w:rsid w:val="002536A2"/>
    <w:rsid w:val="00254BD0"/>
    <w:rsid w:val="0025516D"/>
    <w:rsid w:val="002559BC"/>
    <w:rsid w:val="00256B9F"/>
    <w:rsid w:val="0025727C"/>
    <w:rsid w:val="00257E67"/>
    <w:rsid w:val="00260B0D"/>
    <w:rsid w:val="00261734"/>
    <w:rsid w:val="00261CAC"/>
    <w:rsid w:val="00262081"/>
    <w:rsid w:val="00262114"/>
    <w:rsid w:val="00262AB1"/>
    <w:rsid w:val="002643DF"/>
    <w:rsid w:val="0026448A"/>
    <w:rsid w:val="00264F3A"/>
    <w:rsid w:val="00265062"/>
    <w:rsid w:val="0026691D"/>
    <w:rsid w:val="0026746C"/>
    <w:rsid w:val="00271166"/>
    <w:rsid w:val="00272053"/>
    <w:rsid w:val="00273091"/>
    <w:rsid w:val="002737C4"/>
    <w:rsid w:val="00273BA7"/>
    <w:rsid w:val="00273D71"/>
    <w:rsid w:val="00273E59"/>
    <w:rsid w:val="002747A2"/>
    <w:rsid w:val="00274E0C"/>
    <w:rsid w:val="00275274"/>
    <w:rsid w:val="002757AB"/>
    <w:rsid w:val="002767E0"/>
    <w:rsid w:val="00276C6E"/>
    <w:rsid w:val="00280F23"/>
    <w:rsid w:val="0028108A"/>
    <w:rsid w:val="0028122E"/>
    <w:rsid w:val="00281319"/>
    <w:rsid w:val="00283DA1"/>
    <w:rsid w:val="0028444D"/>
    <w:rsid w:val="00285726"/>
    <w:rsid w:val="002858E4"/>
    <w:rsid w:val="00285F1F"/>
    <w:rsid w:val="002871ED"/>
    <w:rsid w:val="002903C8"/>
    <w:rsid w:val="00290B73"/>
    <w:rsid w:val="00291858"/>
    <w:rsid w:val="00291CAF"/>
    <w:rsid w:val="0029310E"/>
    <w:rsid w:val="00293C2C"/>
    <w:rsid w:val="00294DBB"/>
    <w:rsid w:val="00295676"/>
    <w:rsid w:val="00295A3E"/>
    <w:rsid w:val="00295B47"/>
    <w:rsid w:val="002960A4"/>
    <w:rsid w:val="002971FC"/>
    <w:rsid w:val="002972E8"/>
    <w:rsid w:val="00297E66"/>
    <w:rsid w:val="002A1B60"/>
    <w:rsid w:val="002A27BE"/>
    <w:rsid w:val="002A3868"/>
    <w:rsid w:val="002A3C8B"/>
    <w:rsid w:val="002A3ECF"/>
    <w:rsid w:val="002A4B2F"/>
    <w:rsid w:val="002A588D"/>
    <w:rsid w:val="002A5BD2"/>
    <w:rsid w:val="002A6726"/>
    <w:rsid w:val="002B020F"/>
    <w:rsid w:val="002B0463"/>
    <w:rsid w:val="002B0A7E"/>
    <w:rsid w:val="002B0B9F"/>
    <w:rsid w:val="002B23FC"/>
    <w:rsid w:val="002B2A33"/>
    <w:rsid w:val="002B314F"/>
    <w:rsid w:val="002B38A1"/>
    <w:rsid w:val="002B5017"/>
    <w:rsid w:val="002C0162"/>
    <w:rsid w:val="002C137D"/>
    <w:rsid w:val="002C1A9B"/>
    <w:rsid w:val="002C3F6C"/>
    <w:rsid w:val="002C4F92"/>
    <w:rsid w:val="002C55E3"/>
    <w:rsid w:val="002C6792"/>
    <w:rsid w:val="002D0C3A"/>
    <w:rsid w:val="002D0E07"/>
    <w:rsid w:val="002D3A39"/>
    <w:rsid w:val="002D5108"/>
    <w:rsid w:val="002D6881"/>
    <w:rsid w:val="002D6B57"/>
    <w:rsid w:val="002E15F0"/>
    <w:rsid w:val="002E1D26"/>
    <w:rsid w:val="002E2BB3"/>
    <w:rsid w:val="002E4139"/>
    <w:rsid w:val="002E5492"/>
    <w:rsid w:val="002E6115"/>
    <w:rsid w:val="002E679C"/>
    <w:rsid w:val="002E6E5A"/>
    <w:rsid w:val="002F0266"/>
    <w:rsid w:val="002F0A4F"/>
    <w:rsid w:val="002F0F10"/>
    <w:rsid w:val="002F36D0"/>
    <w:rsid w:val="002F68F1"/>
    <w:rsid w:val="002F6C88"/>
    <w:rsid w:val="002F706C"/>
    <w:rsid w:val="002F738E"/>
    <w:rsid w:val="002F7CF6"/>
    <w:rsid w:val="003004A8"/>
    <w:rsid w:val="00300D08"/>
    <w:rsid w:val="00301143"/>
    <w:rsid w:val="00301C97"/>
    <w:rsid w:val="003023E9"/>
    <w:rsid w:val="00303078"/>
    <w:rsid w:val="0030678A"/>
    <w:rsid w:val="0030690E"/>
    <w:rsid w:val="003079B0"/>
    <w:rsid w:val="003108A0"/>
    <w:rsid w:val="003108B7"/>
    <w:rsid w:val="003119CC"/>
    <w:rsid w:val="00311D6D"/>
    <w:rsid w:val="0031296F"/>
    <w:rsid w:val="003137F2"/>
    <w:rsid w:val="003147E5"/>
    <w:rsid w:val="0031488F"/>
    <w:rsid w:val="00316642"/>
    <w:rsid w:val="003175DC"/>
    <w:rsid w:val="00320599"/>
    <w:rsid w:val="00322304"/>
    <w:rsid w:val="00322403"/>
    <w:rsid w:val="00322A60"/>
    <w:rsid w:val="00323250"/>
    <w:rsid w:val="0032517D"/>
    <w:rsid w:val="003258B1"/>
    <w:rsid w:val="00325D22"/>
    <w:rsid w:val="003304DA"/>
    <w:rsid w:val="00333A4A"/>
    <w:rsid w:val="00335E59"/>
    <w:rsid w:val="00336AC7"/>
    <w:rsid w:val="0033791E"/>
    <w:rsid w:val="00341517"/>
    <w:rsid w:val="00342B66"/>
    <w:rsid w:val="00343705"/>
    <w:rsid w:val="003451AA"/>
    <w:rsid w:val="00345A4C"/>
    <w:rsid w:val="00345E10"/>
    <w:rsid w:val="00346DB7"/>
    <w:rsid w:val="003472D9"/>
    <w:rsid w:val="003507E0"/>
    <w:rsid w:val="00350CAB"/>
    <w:rsid w:val="0035101E"/>
    <w:rsid w:val="0035152F"/>
    <w:rsid w:val="0035163B"/>
    <w:rsid w:val="00351980"/>
    <w:rsid w:val="00352C5A"/>
    <w:rsid w:val="0035590A"/>
    <w:rsid w:val="00355A89"/>
    <w:rsid w:val="00356477"/>
    <w:rsid w:val="0035716B"/>
    <w:rsid w:val="00360147"/>
    <w:rsid w:val="00361436"/>
    <w:rsid w:val="00362331"/>
    <w:rsid w:val="003642F9"/>
    <w:rsid w:val="0036442C"/>
    <w:rsid w:val="003678E4"/>
    <w:rsid w:val="00370D0B"/>
    <w:rsid w:val="00372F96"/>
    <w:rsid w:val="00373AAD"/>
    <w:rsid w:val="00373D03"/>
    <w:rsid w:val="00374928"/>
    <w:rsid w:val="00375D25"/>
    <w:rsid w:val="00377282"/>
    <w:rsid w:val="00377C98"/>
    <w:rsid w:val="0038046E"/>
    <w:rsid w:val="00381B90"/>
    <w:rsid w:val="00382AE5"/>
    <w:rsid w:val="003832D6"/>
    <w:rsid w:val="00384967"/>
    <w:rsid w:val="00385DD4"/>
    <w:rsid w:val="00386B1D"/>
    <w:rsid w:val="003876F7"/>
    <w:rsid w:val="00387885"/>
    <w:rsid w:val="00387A04"/>
    <w:rsid w:val="00387B3F"/>
    <w:rsid w:val="00390C63"/>
    <w:rsid w:val="00393D5D"/>
    <w:rsid w:val="003943BB"/>
    <w:rsid w:val="00394CFD"/>
    <w:rsid w:val="0039578A"/>
    <w:rsid w:val="0039603C"/>
    <w:rsid w:val="003963AD"/>
    <w:rsid w:val="0039652D"/>
    <w:rsid w:val="00396F8F"/>
    <w:rsid w:val="00397A38"/>
    <w:rsid w:val="003A06EA"/>
    <w:rsid w:val="003A093F"/>
    <w:rsid w:val="003A160E"/>
    <w:rsid w:val="003A1D00"/>
    <w:rsid w:val="003A20D5"/>
    <w:rsid w:val="003A217A"/>
    <w:rsid w:val="003A6054"/>
    <w:rsid w:val="003A7F3F"/>
    <w:rsid w:val="003B005C"/>
    <w:rsid w:val="003B10DC"/>
    <w:rsid w:val="003B16FC"/>
    <w:rsid w:val="003B2C71"/>
    <w:rsid w:val="003B3D03"/>
    <w:rsid w:val="003B4EC7"/>
    <w:rsid w:val="003B53FF"/>
    <w:rsid w:val="003B6A26"/>
    <w:rsid w:val="003B6E72"/>
    <w:rsid w:val="003C01EA"/>
    <w:rsid w:val="003C0DE5"/>
    <w:rsid w:val="003C1C21"/>
    <w:rsid w:val="003C23F2"/>
    <w:rsid w:val="003C3430"/>
    <w:rsid w:val="003C3A90"/>
    <w:rsid w:val="003C400E"/>
    <w:rsid w:val="003C53B5"/>
    <w:rsid w:val="003C5557"/>
    <w:rsid w:val="003C710E"/>
    <w:rsid w:val="003D0047"/>
    <w:rsid w:val="003D010C"/>
    <w:rsid w:val="003D1003"/>
    <w:rsid w:val="003D1C3C"/>
    <w:rsid w:val="003D298B"/>
    <w:rsid w:val="003D2B5A"/>
    <w:rsid w:val="003D35A5"/>
    <w:rsid w:val="003D4579"/>
    <w:rsid w:val="003D57B1"/>
    <w:rsid w:val="003D6544"/>
    <w:rsid w:val="003D67E1"/>
    <w:rsid w:val="003D6D2B"/>
    <w:rsid w:val="003E0441"/>
    <w:rsid w:val="003E1233"/>
    <w:rsid w:val="003E1A44"/>
    <w:rsid w:val="003E1E11"/>
    <w:rsid w:val="003E267F"/>
    <w:rsid w:val="003E3CC4"/>
    <w:rsid w:val="003E3CDF"/>
    <w:rsid w:val="003E3D4C"/>
    <w:rsid w:val="003E452D"/>
    <w:rsid w:val="003E4D3F"/>
    <w:rsid w:val="003E5A0B"/>
    <w:rsid w:val="003E6AD0"/>
    <w:rsid w:val="003F0065"/>
    <w:rsid w:val="003F0B30"/>
    <w:rsid w:val="003F127F"/>
    <w:rsid w:val="003F185C"/>
    <w:rsid w:val="003F1FEB"/>
    <w:rsid w:val="003F21B9"/>
    <w:rsid w:val="003F3871"/>
    <w:rsid w:val="003F489C"/>
    <w:rsid w:val="003F4945"/>
    <w:rsid w:val="003F4C92"/>
    <w:rsid w:val="003F5FFA"/>
    <w:rsid w:val="003F68D8"/>
    <w:rsid w:val="003F6945"/>
    <w:rsid w:val="003F7418"/>
    <w:rsid w:val="00400291"/>
    <w:rsid w:val="0040064F"/>
    <w:rsid w:val="004009CC"/>
    <w:rsid w:val="00403BFF"/>
    <w:rsid w:val="0040488C"/>
    <w:rsid w:val="00405A57"/>
    <w:rsid w:val="00406E31"/>
    <w:rsid w:val="00407449"/>
    <w:rsid w:val="004130DD"/>
    <w:rsid w:val="00413972"/>
    <w:rsid w:val="004139DB"/>
    <w:rsid w:val="0041680B"/>
    <w:rsid w:val="00417401"/>
    <w:rsid w:val="004208FB"/>
    <w:rsid w:val="00420F00"/>
    <w:rsid w:val="00421BF6"/>
    <w:rsid w:val="00422191"/>
    <w:rsid w:val="00423C74"/>
    <w:rsid w:val="00424241"/>
    <w:rsid w:val="0042475C"/>
    <w:rsid w:val="0042549A"/>
    <w:rsid w:val="00426E5C"/>
    <w:rsid w:val="004273C5"/>
    <w:rsid w:val="00430F01"/>
    <w:rsid w:val="004316D7"/>
    <w:rsid w:val="004323CC"/>
    <w:rsid w:val="00432D1B"/>
    <w:rsid w:val="00432D90"/>
    <w:rsid w:val="00433336"/>
    <w:rsid w:val="00433AF6"/>
    <w:rsid w:val="004371AB"/>
    <w:rsid w:val="00437B89"/>
    <w:rsid w:val="0044065E"/>
    <w:rsid w:val="004408F8"/>
    <w:rsid w:val="00441AE6"/>
    <w:rsid w:val="00442E5C"/>
    <w:rsid w:val="00442E81"/>
    <w:rsid w:val="00443A09"/>
    <w:rsid w:val="00443F56"/>
    <w:rsid w:val="004445F9"/>
    <w:rsid w:val="004453D2"/>
    <w:rsid w:val="004453DF"/>
    <w:rsid w:val="00446982"/>
    <w:rsid w:val="00447681"/>
    <w:rsid w:val="004539C4"/>
    <w:rsid w:val="00453E23"/>
    <w:rsid w:val="00455716"/>
    <w:rsid w:val="004559D9"/>
    <w:rsid w:val="00455CD9"/>
    <w:rsid w:val="00456BAB"/>
    <w:rsid w:val="00456EC1"/>
    <w:rsid w:val="004574B6"/>
    <w:rsid w:val="00460584"/>
    <w:rsid w:val="004609BA"/>
    <w:rsid w:val="00461000"/>
    <w:rsid w:val="004611C9"/>
    <w:rsid w:val="004627C0"/>
    <w:rsid w:val="0046417B"/>
    <w:rsid w:val="00464431"/>
    <w:rsid w:val="00464C87"/>
    <w:rsid w:val="004651CF"/>
    <w:rsid w:val="004653EA"/>
    <w:rsid w:val="004654BD"/>
    <w:rsid w:val="00465D8D"/>
    <w:rsid w:val="0046726C"/>
    <w:rsid w:val="004714FA"/>
    <w:rsid w:val="00471803"/>
    <w:rsid w:val="00472CA0"/>
    <w:rsid w:val="0047303E"/>
    <w:rsid w:val="00473A0E"/>
    <w:rsid w:val="00473A62"/>
    <w:rsid w:val="00473F8E"/>
    <w:rsid w:val="00474D45"/>
    <w:rsid w:val="004755B2"/>
    <w:rsid w:val="00475F97"/>
    <w:rsid w:val="00476490"/>
    <w:rsid w:val="00480ED5"/>
    <w:rsid w:val="00480EFF"/>
    <w:rsid w:val="0048242D"/>
    <w:rsid w:val="00482E17"/>
    <w:rsid w:val="00484767"/>
    <w:rsid w:val="0048517C"/>
    <w:rsid w:val="00487A82"/>
    <w:rsid w:val="00487BC7"/>
    <w:rsid w:val="004900DF"/>
    <w:rsid w:val="004902BD"/>
    <w:rsid w:val="00491E20"/>
    <w:rsid w:val="00491E8F"/>
    <w:rsid w:val="00491EFA"/>
    <w:rsid w:val="00491F1E"/>
    <w:rsid w:val="00492862"/>
    <w:rsid w:val="004945EF"/>
    <w:rsid w:val="00494B03"/>
    <w:rsid w:val="00495E3A"/>
    <w:rsid w:val="00496178"/>
    <w:rsid w:val="00496E0F"/>
    <w:rsid w:val="004A00C9"/>
    <w:rsid w:val="004A04D2"/>
    <w:rsid w:val="004A0CFE"/>
    <w:rsid w:val="004A1845"/>
    <w:rsid w:val="004A1D27"/>
    <w:rsid w:val="004A2906"/>
    <w:rsid w:val="004A4606"/>
    <w:rsid w:val="004A4DC3"/>
    <w:rsid w:val="004A73E2"/>
    <w:rsid w:val="004B0C91"/>
    <w:rsid w:val="004B113C"/>
    <w:rsid w:val="004B189A"/>
    <w:rsid w:val="004B3474"/>
    <w:rsid w:val="004B3BEB"/>
    <w:rsid w:val="004B4057"/>
    <w:rsid w:val="004B7541"/>
    <w:rsid w:val="004B7FC2"/>
    <w:rsid w:val="004C0348"/>
    <w:rsid w:val="004C0BDB"/>
    <w:rsid w:val="004C0D2F"/>
    <w:rsid w:val="004C0F1A"/>
    <w:rsid w:val="004C1762"/>
    <w:rsid w:val="004C32B0"/>
    <w:rsid w:val="004C426E"/>
    <w:rsid w:val="004C4BC3"/>
    <w:rsid w:val="004C5A80"/>
    <w:rsid w:val="004C5E61"/>
    <w:rsid w:val="004C5E64"/>
    <w:rsid w:val="004C6466"/>
    <w:rsid w:val="004C652F"/>
    <w:rsid w:val="004C770A"/>
    <w:rsid w:val="004D05F7"/>
    <w:rsid w:val="004D09D7"/>
    <w:rsid w:val="004D0F62"/>
    <w:rsid w:val="004D115A"/>
    <w:rsid w:val="004D2553"/>
    <w:rsid w:val="004D3321"/>
    <w:rsid w:val="004D44D8"/>
    <w:rsid w:val="004D475D"/>
    <w:rsid w:val="004D4794"/>
    <w:rsid w:val="004D486C"/>
    <w:rsid w:val="004D4CD3"/>
    <w:rsid w:val="004D4E4B"/>
    <w:rsid w:val="004D54B9"/>
    <w:rsid w:val="004D67A6"/>
    <w:rsid w:val="004E11B0"/>
    <w:rsid w:val="004E18B3"/>
    <w:rsid w:val="004E2DDF"/>
    <w:rsid w:val="004E4655"/>
    <w:rsid w:val="004E4A35"/>
    <w:rsid w:val="004E4B89"/>
    <w:rsid w:val="004E61A0"/>
    <w:rsid w:val="004E654A"/>
    <w:rsid w:val="004E6B0F"/>
    <w:rsid w:val="004F1BF3"/>
    <w:rsid w:val="004F2E8B"/>
    <w:rsid w:val="004F4C47"/>
    <w:rsid w:val="004F6B7A"/>
    <w:rsid w:val="004F6F00"/>
    <w:rsid w:val="005042BC"/>
    <w:rsid w:val="005056F0"/>
    <w:rsid w:val="005064FF"/>
    <w:rsid w:val="00506C40"/>
    <w:rsid w:val="005071E4"/>
    <w:rsid w:val="00507B12"/>
    <w:rsid w:val="00510C4F"/>
    <w:rsid w:val="00513CBA"/>
    <w:rsid w:val="005143C9"/>
    <w:rsid w:val="00514CB6"/>
    <w:rsid w:val="0051500F"/>
    <w:rsid w:val="00517AED"/>
    <w:rsid w:val="0052494A"/>
    <w:rsid w:val="005255F6"/>
    <w:rsid w:val="00527AE4"/>
    <w:rsid w:val="00527B39"/>
    <w:rsid w:val="00530CA8"/>
    <w:rsid w:val="00530FA9"/>
    <w:rsid w:val="00531B15"/>
    <w:rsid w:val="00533FA7"/>
    <w:rsid w:val="00534EF6"/>
    <w:rsid w:val="00536276"/>
    <w:rsid w:val="005403CF"/>
    <w:rsid w:val="0054055A"/>
    <w:rsid w:val="00542D2D"/>
    <w:rsid w:val="00543AB1"/>
    <w:rsid w:val="00547A47"/>
    <w:rsid w:val="00547B65"/>
    <w:rsid w:val="00550D68"/>
    <w:rsid w:val="00551FAD"/>
    <w:rsid w:val="005540A9"/>
    <w:rsid w:val="00554582"/>
    <w:rsid w:val="00554FCC"/>
    <w:rsid w:val="00555BF6"/>
    <w:rsid w:val="0055613D"/>
    <w:rsid w:val="00557411"/>
    <w:rsid w:val="00561B16"/>
    <w:rsid w:val="005623BE"/>
    <w:rsid w:val="00563113"/>
    <w:rsid w:val="005638D3"/>
    <w:rsid w:val="00564886"/>
    <w:rsid w:val="005656FE"/>
    <w:rsid w:val="005659D0"/>
    <w:rsid w:val="00565FD9"/>
    <w:rsid w:val="00567319"/>
    <w:rsid w:val="00567D28"/>
    <w:rsid w:val="00571150"/>
    <w:rsid w:val="00571284"/>
    <w:rsid w:val="00571B47"/>
    <w:rsid w:val="005742E4"/>
    <w:rsid w:val="005762EA"/>
    <w:rsid w:val="00576D17"/>
    <w:rsid w:val="0057794D"/>
    <w:rsid w:val="00577A43"/>
    <w:rsid w:val="005800FF"/>
    <w:rsid w:val="005811A7"/>
    <w:rsid w:val="005815FC"/>
    <w:rsid w:val="005816C9"/>
    <w:rsid w:val="005829A2"/>
    <w:rsid w:val="00582EA7"/>
    <w:rsid w:val="00585EF7"/>
    <w:rsid w:val="0058636F"/>
    <w:rsid w:val="00586705"/>
    <w:rsid w:val="005869BE"/>
    <w:rsid w:val="00587957"/>
    <w:rsid w:val="00587D81"/>
    <w:rsid w:val="00591E87"/>
    <w:rsid w:val="0059302C"/>
    <w:rsid w:val="00593D98"/>
    <w:rsid w:val="00594386"/>
    <w:rsid w:val="005944A5"/>
    <w:rsid w:val="005945F8"/>
    <w:rsid w:val="00596198"/>
    <w:rsid w:val="00597225"/>
    <w:rsid w:val="005A0524"/>
    <w:rsid w:val="005A05CE"/>
    <w:rsid w:val="005A0625"/>
    <w:rsid w:val="005A0DB4"/>
    <w:rsid w:val="005A0FA2"/>
    <w:rsid w:val="005A1263"/>
    <w:rsid w:val="005A15A5"/>
    <w:rsid w:val="005A2CB5"/>
    <w:rsid w:val="005A3C94"/>
    <w:rsid w:val="005A5443"/>
    <w:rsid w:val="005A578A"/>
    <w:rsid w:val="005A7127"/>
    <w:rsid w:val="005B0AF5"/>
    <w:rsid w:val="005B0F8A"/>
    <w:rsid w:val="005B3272"/>
    <w:rsid w:val="005B4F60"/>
    <w:rsid w:val="005B63D8"/>
    <w:rsid w:val="005C14D5"/>
    <w:rsid w:val="005C20C9"/>
    <w:rsid w:val="005C3578"/>
    <w:rsid w:val="005C3632"/>
    <w:rsid w:val="005C5955"/>
    <w:rsid w:val="005C600D"/>
    <w:rsid w:val="005C6734"/>
    <w:rsid w:val="005C724C"/>
    <w:rsid w:val="005C7317"/>
    <w:rsid w:val="005C7507"/>
    <w:rsid w:val="005C79B1"/>
    <w:rsid w:val="005D0445"/>
    <w:rsid w:val="005D05FA"/>
    <w:rsid w:val="005D0C2E"/>
    <w:rsid w:val="005D19C6"/>
    <w:rsid w:val="005D1FA4"/>
    <w:rsid w:val="005D2069"/>
    <w:rsid w:val="005D2618"/>
    <w:rsid w:val="005D33A3"/>
    <w:rsid w:val="005D3B7A"/>
    <w:rsid w:val="005D43EF"/>
    <w:rsid w:val="005D6765"/>
    <w:rsid w:val="005E1150"/>
    <w:rsid w:val="005E15E1"/>
    <w:rsid w:val="005E358D"/>
    <w:rsid w:val="005E4006"/>
    <w:rsid w:val="005E4DC4"/>
    <w:rsid w:val="005E4F3F"/>
    <w:rsid w:val="005E6185"/>
    <w:rsid w:val="005E72DB"/>
    <w:rsid w:val="005E7AD2"/>
    <w:rsid w:val="005F0D09"/>
    <w:rsid w:val="005F19F9"/>
    <w:rsid w:val="005F2DB0"/>
    <w:rsid w:val="005F5369"/>
    <w:rsid w:val="005F5E20"/>
    <w:rsid w:val="005F6EF4"/>
    <w:rsid w:val="005F768A"/>
    <w:rsid w:val="005F7D15"/>
    <w:rsid w:val="00600FD4"/>
    <w:rsid w:val="00601FE7"/>
    <w:rsid w:val="00602161"/>
    <w:rsid w:val="00604288"/>
    <w:rsid w:val="0061036F"/>
    <w:rsid w:val="00610FEF"/>
    <w:rsid w:val="00613854"/>
    <w:rsid w:val="00615E3B"/>
    <w:rsid w:val="00616DAB"/>
    <w:rsid w:val="0062006B"/>
    <w:rsid w:val="00620940"/>
    <w:rsid w:val="00620985"/>
    <w:rsid w:val="0062164F"/>
    <w:rsid w:val="0062180F"/>
    <w:rsid w:val="0062195D"/>
    <w:rsid w:val="006236A3"/>
    <w:rsid w:val="006246C1"/>
    <w:rsid w:val="0062490C"/>
    <w:rsid w:val="006325A7"/>
    <w:rsid w:val="0063349B"/>
    <w:rsid w:val="0063536B"/>
    <w:rsid w:val="0063704F"/>
    <w:rsid w:val="0064079D"/>
    <w:rsid w:val="006428FA"/>
    <w:rsid w:val="006433EC"/>
    <w:rsid w:val="00643C01"/>
    <w:rsid w:val="0064546F"/>
    <w:rsid w:val="00645B07"/>
    <w:rsid w:val="006478E4"/>
    <w:rsid w:val="00650F24"/>
    <w:rsid w:val="00654BEB"/>
    <w:rsid w:val="00655C2D"/>
    <w:rsid w:val="0065627A"/>
    <w:rsid w:val="00656310"/>
    <w:rsid w:val="00656618"/>
    <w:rsid w:val="006620B9"/>
    <w:rsid w:val="006621B0"/>
    <w:rsid w:val="00664886"/>
    <w:rsid w:val="00665DFB"/>
    <w:rsid w:val="00667870"/>
    <w:rsid w:val="00670D5A"/>
    <w:rsid w:val="0067405F"/>
    <w:rsid w:val="00674927"/>
    <w:rsid w:val="00674B05"/>
    <w:rsid w:val="006764F6"/>
    <w:rsid w:val="0067664E"/>
    <w:rsid w:val="006766D2"/>
    <w:rsid w:val="00677D36"/>
    <w:rsid w:val="006802AE"/>
    <w:rsid w:val="00680F14"/>
    <w:rsid w:val="00681F8A"/>
    <w:rsid w:val="00683B40"/>
    <w:rsid w:val="00684F6E"/>
    <w:rsid w:val="006858A4"/>
    <w:rsid w:val="00685D03"/>
    <w:rsid w:val="00687688"/>
    <w:rsid w:val="006879E1"/>
    <w:rsid w:val="006909B9"/>
    <w:rsid w:val="00690ABF"/>
    <w:rsid w:val="00691557"/>
    <w:rsid w:val="00692EE6"/>
    <w:rsid w:val="00693201"/>
    <w:rsid w:val="00693644"/>
    <w:rsid w:val="0069418E"/>
    <w:rsid w:val="00695483"/>
    <w:rsid w:val="00697233"/>
    <w:rsid w:val="006A0A87"/>
    <w:rsid w:val="006A13C7"/>
    <w:rsid w:val="006A142E"/>
    <w:rsid w:val="006A1842"/>
    <w:rsid w:val="006A281D"/>
    <w:rsid w:val="006A2BA2"/>
    <w:rsid w:val="006A2F0C"/>
    <w:rsid w:val="006A3CEC"/>
    <w:rsid w:val="006A40D7"/>
    <w:rsid w:val="006A46DC"/>
    <w:rsid w:val="006A4B96"/>
    <w:rsid w:val="006A4DEB"/>
    <w:rsid w:val="006A55DA"/>
    <w:rsid w:val="006A5C92"/>
    <w:rsid w:val="006A5CFF"/>
    <w:rsid w:val="006A6656"/>
    <w:rsid w:val="006B00E9"/>
    <w:rsid w:val="006B093E"/>
    <w:rsid w:val="006B0BBF"/>
    <w:rsid w:val="006B1790"/>
    <w:rsid w:val="006B2945"/>
    <w:rsid w:val="006B4085"/>
    <w:rsid w:val="006B44A9"/>
    <w:rsid w:val="006B45B3"/>
    <w:rsid w:val="006B5348"/>
    <w:rsid w:val="006B6299"/>
    <w:rsid w:val="006B67CE"/>
    <w:rsid w:val="006C05B6"/>
    <w:rsid w:val="006C11B7"/>
    <w:rsid w:val="006C1AD1"/>
    <w:rsid w:val="006C3012"/>
    <w:rsid w:val="006C3518"/>
    <w:rsid w:val="006C410F"/>
    <w:rsid w:val="006C597F"/>
    <w:rsid w:val="006C5D33"/>
    <w:rsid w:val="006C6001"/>
    <w:rsid w:val="006C7F5F"/>
    <w:rsid w:val="006D00F1"/>
    <w:rsid w:val="006D18F3"/>
    <w:rsid w:val="006D269A"/>
    <w:rsid w:val="006D27FA"/>
    <w:rsid w:val="006D2A38"/>
    <w:rsid w:val="006D40E4"/>
    <w:rsid w:val="006D56C8"/>
    <w:rsid w:val="006D581F"/>
    <w:rsid w:val="006D6EC8"/>
    <w:rsid w:val="006E0470"/>
    <w:rsid w:val="006E0813"/>
    <w:rsid w:val="006E0FED"/>
    <w:rsid w:val="006E1276"/>
    <w:rsid w:val="006E27AD"/>
    <w:rsid w:val="006E37ED"/>
    <w:rsid w:val="006E452F"/>
    <w:rsid w:val="006E4AE3"/>
    <w:rsid w:val="006E4DD3"/>
    <w:rsid w:val="006E4F4E"/>
    <w:rsid w:val="006E60EA"/>
    <w:rsid w:val="006E6D4F"/>
    <w:rsid w:val="006E7C28"/>
    <w:rsid w:val="006E7F3A"/>
    <w:rsid w:val="006F0186"/>
    <w:rsid w:val="006F16BE"/>
    <w:rsid w:val="006F192B"/>
    <w:rsid w:val="006F1B3E"/>
    <w:rsid w:val="006F1F98"/>
    <w:rsid w:val="006F1FBB"/>
    <w:rsid w:val="006F2744"/>
    <w:rsid w:val="006F2C7E"/>
    <w:rsid w:val="006F2FBC"/>
    <w:rsid w:val="006F4F42"/>
    <w:rsid w:val="006F5B7B"/>
    <w:rsid w:val="006F6787"/>
    <w:rsid w:val="006F763D"/>
    <w:rsid w:val="007006FC"/>
    <w:rsid w:val="007014AA"/>
    <w:rsid w:val="00701D2C"/>
    <w:rsid w:val="00702472"/>
    <w:rsid w:val="0070272F"/>
    <w:rsid w:val="0070315B"/>
    <w:rsid w:val="00703CD1"/>
    <w:rsid w:val="00705FFE"/>
    <w:rsid w:val="00706251"/>
    <w:rsid w:val="00707CAD"/>
    <w:rsid w:val="00712C1B"/>
    <w:rsid w:val="00714B2D"/>
    <w:rsid w:val="0071565D"/>
    <w:rsid w:val="007161BF"/>
    <w:rsid w:val="007166FB"/>
    <w:rsid w:val="007174E6"/>
    <w:rsid w:val="0072124A"/>
    <w:rsid w:val="0072226B"/>
    <w:rsid w:val="00722551"/>
    <w:rsid w:val="007246D5"/>
    <w:rsid w:val="007249A7"/>
    <w:rsid w:val="00726255"/>
    <w:rsid w:val="00726542"/>
    <w:rsid w:val="00730013"/>
    <w:rsid w:val="00730633"/>
    <w:rsid w:val="00731155"/>
    <w:rsid w:val="00731A52"/>
    <w:rsid w:val="00733269"/>
    <w:rsid w:val="00734148"/>
    <w:rsid w:val="0073479E"/>
    <w:rsid w:val="007364A8"/>
    <w:rsid w:val="007366D8"/>
    <w:rsid w:val="0074051D"/>
    <w:rsid w:val="00742D18"/>
    <w:rsid w:val="00742F9A"/>
    <w:rsid w:val="007431B9"/>
    <w:rsid w:val="00743CDF"/>
    <w:rsid w:val="007446E9"/>
    <w:rsid w:val="00744BDE"/>
    <w:rsid w:val="0074543E"/>
    <w:rsid w:val="00745542"/>
    <w:rsid w:val="00746382"/>
    <w:rsid w:val="007518F6"/>
    <w:rsid w:val="00753412"/>
    <w:rsid w:val="007539C0"/>
    <w:rsid w:val="00753FC5"/>
    <w:rsid w:val="00754369"/>
    <w:rsid w:val="00754CAE"/>
    <w:rsid w:val="0075618D"/>
    <w:rsid w:val="007569B8"/>
    <w:rsid w:val="00760F7F"/>
    <w:rsid w:val="007625F7"/>
    <w:rsid w:val="00762CD7"/>
    <w:rsid w:val="00762D6E"/>
    <w:rsid w:val="00763245"/>
    <w:rsid w:val="0076324A"/>
    <w:rsid w:val="00763CA4"/>
    <w:rsid w:val="00767C63"/>
    <w:rsid w:val="00767D7B"/>
    <w:rsid w:val="0077090D"/>
    <w:rsid w:val="0077137A"/>
    <w:rsid w:val="00771A24"/>
    <w:rsid w:val="00771F76"/>
    <w:rsid w:val="007729BB"/>
    <w:rsid w:val="007736E7"/>
    <w:rsid w:val="00773906"/>
    <w:rsid w:val="00774E8B"/>
    <w:rsid w:val="00777A8F"/>
    <w:rsid w:val="00781F1D"/>
    <w:rsid w:val="0078364A"/>
    <w:rsid w:val="007863B7"/>
    <w:rsid w:val="0078716E"/>
    <w:rsid w:val="00790C2B"/>
    <w:rsid w:val="0079388B"/>
    <w:rsid w:val="00793D81"/>
    <w:rsid w:val="007949BB"/>
    <w:rsid w:val="00795730"/>
    <w:rsid w:val="00796A3B"/>
    <w:rsid w:val="00797560"/>
    <w:rsid w:val="00797A35"/>
    <w:rsid w:val="00797D3D"/>
    <w:rsid w:val="007A06FF"/>
    <w:rsid w:val="007A1090"/>
    <w:rsid w:val="007A1E10"/>
    <w:rsid w:val="007A24CA"/>
    <w:rsid w:val="007A3671"/>
    <w:rsid w:val="007A4576"/>
    <w:rsid w:val="007A4C3A"/>
    <w:rsid w:val="007A57BE"/>
    <w:rsid w:val="007A741A"/>
    <w:rsid w:val="007B1E41"/>
    <w:rsid w:val="007B2E52"/>
    <w:rsid w:val="007B6AE6"/>
    <w:rsid w:val="007C153E"/>
    <w:rsid w:val="007C1600"/>
    <w:rsid w:val="007C1830"/>
    <w:rsid w:val="007C1FC2"/>
    <w:rsid w:val="007C2827"/>
    <w:rsid w:val="007C2D3E"/>
    <w:rsid w:val="007C3C65"/>
    <w:rsid w:val="007C51CF"/>
    <w:rsid w:val="007C60CA"/>
    <w:rsid w:val="007C6781"/>
    <w:rsid w:val="007C6DD0"/>
    <w:rsid w:val="007C7285"/>
    <w:rsid w:val="007C78CE"/>
    <w:rsid w:val="007C7FF2"/>
    <w:rsid w:val="007D1262"/>
    <w:rsid w:val="007D1F02"/>
    <w:rsid w:val="007D2CF0"/>
    <w:rsid w:val="007D2ED6"/>
    <w:rsid w:val="007D349B"/>
    <w:rsid w:val="007D350B"/>
    <w:rsid w:val="007D43FC"/>
    <w:rsid w:val="007D49AB"/>
    <w:rsid w:val="007D58A1"/>
    <w:rsid w:val="007D5E63"/>
    <w:rsid w:val="007D6724"/>
    <w:rsid w:val="007D7BD9"/>
    <w:rsid w:val="007E0318"/>
    <w:rsid w:val="007E23C7"/>
    <w:rsid w:val="007E2DFE"/>
    <w:rsid w:val="007E378D"/>
    <w:rsid w:val="007E3C23"/>
    <w:rsid w:val="007E4647"/>
    <w:rsid w:val="007E47CA"/>
    <w:rsid w:val="007E77CD"/>
    <w:rsid w:val="007E7804"/>
    <w:rsid w:val="007F03B3"/>
    <w:rsid w:val="007F1A63"/>
    <w:rsid w:val="007F1CCC"/>
    <w:rsid w:val="007F2589"/>
    <w:rsid w:val="007F4CE7"/>
    <w:rsid w:val="007F5427"/>
    <w:rsid w:val="00800635"/>
    <w:rsid w:val="00800F2E"/>
    <w:rsid w:val="008026DC"/>
    <w:rsid w:val="00803128"/>
    <w:rsid w:val="00803B28"/>
    <w:rsid w:val="0080456E"/>
    <w:rsid w:val="008054CF"/>
    <w:rsid w:val="00805F41"/>
    <w:rsid w:val="0080614D"/>
    <w:rsid w:val="00807E22"/>
    <w:rsid w:val="00807FA9"/>
    <w:rsid w:val="00810832"/>
    <w:rsid w:val="00811C68"/>
    <w:rsid w:val="0081210C"/>
    <w:rsid w:val="00813807"/>
    <w:rsid w:val="008158B4"/>
    <w:rsid w:val="00816755"/>
    <w:rsid w:val="00816C6B"/>
    <w:rsid w:val="0081782A"/>
    <w:rsid w:val="0082055C"/>
    <w:rsid w:val="008212D6"/>
    <w:rsid w:val="008216FE"/>
    <w:rsid w:val="008217D5"/>
    <w:rsid w:val="008221D5"/>
    <w:rsid w:val="008229D6"/>
    <w:rsid w:val="00823B78"/>
    <w:rsid w:val="00825CC1"/>
    <w:rsid w:val="008262CC"/>
    <w:rsid w:val="00826AF8"/>
    <w:rsid w:val="0082710E"/>
    <w:rsid w:val="00827DE6"/>
    <w:rsid w:val="00830387"/>
    <w:rsid w:val="00830E27"/>
    <w:rsid w:val="00831A31"/>
    <w:rsid w:val="00831A9E"/>
    <w:rsid w:val="00831ED5"/>
    <w:rsid w:val="0083307F"/>
    <w:rsid w:val="00837054"/>
    <w:rsid w:val="008379E6"/>
    <w:rsid w:val="008409C0"/>
    <w:rsid w:val="00841875"/>
    <w:rsid w:val="00842048"/>
    <w:rsid w:val="008427C6"/>
    <w:rsid w:val="00843C18"/>
    <w:rsid w:val="00844029"/>
    <w:rsid w:val="008467EB"/>
    <w:rsid w:val="008474B3"/>
    <w:rsid w:val="008474E5"/>
    <w:rsid w:val="008505F0"/>
    <w:rsid w:val="00852E41"/>
    <w:rsid w:val="00852F52"/>
    <w:rsid w:val="00853E4D"/>
    <w:rsid w:val="00853ED3"/>
    <w:rsid w:val="00854F07"/>
    <w:rsid w:val="0085527B"/>
    <w:rsid w:val="00855389"/>
    <w:rsid w:val="00855465"/>
    <w:rsid w:val="00857A5A"/>
    <w:rsid w:val="0086147B"/>
    <w:rsid w:val="0086179B"/>
    <w:rsid w:val="00863608"/>
    <w:rsid w:val="00863AF8"/>
    <w:rsid w:val="00863D65"/>
    <w:rsid w:val="00864EC3"/>
    <w:rsid w:val="00865A13"/>
    <w:rsid w:val="00865D31"/>
    <w:rsid w:val="00866CDA"/>
    <w:rsid w:val="00870148"/>
    <w:rsid w:val="00870B64"/>
    <w:rsid w:val="008712EB"/>
    <w:rsid w:val="0087158C"/>
    <w:rsid w:val="00872112"/>
    <w:rsid w:val="008721FF"/>
    <w:rsid w:val="00872662"/>
    <w:rsid w:val="00872EB1"/>
    <w:rsid w:val="0087506D"/>
    <w:rsid w:val="00876582"/>
    <w:rsid w:val="008818A6"/>
    <w:rsid w:val="00881DEE"/>
    <w:rsid w:val="00883912"/>
    <w:rsid w:val="0088391F"/>
    <w:rsid w:val="00884E8A"/>
    <w:rsid w:val="00886EE1"/>
    <w:rsid w:val="00892648"/>
    <w:rsid w:val="0089267D"/>
    <w:rsid w:val="008926E5"/>
    <w:rsid w:val="008937FB"/>
    <w:rsid w:val="00893AE7"/>
    <w:rsid w:val="008943DB"/>
    <w:rsid w:val="00894631"/>
    <w:rsid w:val="008951A3"/>
    <w:rsid w:val="00897D8A"/>
    <w:rsid w:val="008A4056"/>
    <w:rsid w:val="008A4155"/>
    <w:rsid w:val="008A4664"/>
    <w:rsid w:val="008A4CFA"/>
    <w:rsid w:val="008A5906"/>
    <w:rsid w:val="008A6059"/>
    <w:rsid w:val="008A7AAF"/>
    <w:rsid w:val="008B3E31"/>
    <w:rsid w:val="008B4F6F"/>
    <w:rsid w:val="008B66AB"/>
    <w:rsid w:val="008B6CE3"/>
    <w:rsid w:val="008B777D"/>
    <w:rsid w:val="008C08BA"/>
    <w:rsid w:val="008C292D"/>
    <w:rsid w:val="008C3A25"/>
    <w:rsid w:val="008C3BF8"/>
    <w:rsid w:val="008C3D16"/>
    <w:rsid w:val="008C45BF"/>
    <w:rsid w:val="008C4D28"/>
    <w:rsid w:val="008C4E4D"/>
    <w:rsid w:val="008C69EC"/>
    <w:rsid w:val="008C7177"/>
    <w:rsid w:val="008C7487"/>
    <w:rsid w:val="008D0903"/>
    <w:rsid w:val="008D0AEE"/>
    <w:rsid w:val="008D1E2F"/>
    <w:rsid w:val="008D2A7E"/>
    <w:rsid w:val="008D730D"/>
    <w:rsid w:val="008D7972"/>
    <w:rsid w:val="008D79DA"/>
    <w:rsid w:val="008E1F4E"/>
    <w:rsid w:val="008E22FD"/>
    <w:rsid w:val="008E2395"/>
    <w:rsid w:val="008E4D91"/>
    <w:rsid w:val="008E514B"/>
    <w:rsid w:val="008E63AA"/>
    <w:rsid w:val="008E672C"/>
    <w:rsid w:val="008E6AFB"/>
    <w:rsid w:val="008F00E5"/>
    <w:rsid w:val="008F0965"/>
    <w:rsid w:val="008F1407"/>
    <w:rsid w:val="008F1EB6"/>
    <w:rsid w:val="008F3B84"/>
    <w:rsid w:val="008F41DA"/>
    <w:rsid w:val="008F41E4"/>
    <w:rsid w:val="008F494B"/>
    <w:rsid w:val="008F4BDC"/>
    <w:rsid w:val="008F5A7F"/>
    <w:rsid w:val="008F7279"/>
    <w:rsid w:val="008F72F8"/>
    <w:rsid w:val="00902126"/>
    <w:rsid w:val="009024D7"/>
    <w:rsid w:val="00902B59"/>
    <w:rsid w:val="00902B65"/>
    <w:rsid w:val="00903A16"/>
    <w:rsid w:val="0090415F"/>
    <w:rsid w:val="00904297"/>
    <w:rsid w:val="00904B64"/>
    <w:rsid w:val="0090500F"/>
    <w:rsid w:val="00905289"/>
    <w:rsid w:val="00907A70"/>
    <w:rsid w:val="00907E64"/>
    <w:rsid w:val="0091046B"/>
    <w:rsid w:val="0091072E"/>
    <w:rsid w:val="00912654"/>
    <w:rsid w:val="00913EBA"/>
    <w:rsid w:val="00913F18"/>
    <w:rsid w:val="009141E4"/>
    <w:rsid w:val="0091462C"/>
    <w:rsid w:val="009147E5"/>
    <w:rsid w:val="00915351"/>
    <w:rsid w:val="009179A6"/>
    <w:rsid w:val="009206DC"/>
    <w:rsid w:val="009218CD"/>
    <w:rsid w:val="00922C11"/>
    <w:rsid w:val="00923E40"/>
    <w:rsid w:val="009242DC"/>
    <w:rsid w:val="00925C01"/>
    <w:rsid w:val="00925D5A"/>
    <w:rsid w:val="00930437"/>
    <w:rsid w:val="00931C9D"/>
    <w:rsid w:val="009321CD"/>
    <w:rsid w:val="00933AF4"/>
    <w:rsid w:val="009348CE"/>
    <w:rsid w:val="00935191"/>
    <w:rsid w:val="0093572D"/>
    <w:rsid w:val="0093723D"/>
    <w:rsid w:val="0094097E"/>
    <w:rsid w:val="0094134D"/>
    <w:rsid w:val="00941EE5"/>
    <w:rsid w:val="009428C8"/>
    <w:rsid w:val="00943378"/>
    <w:rsid w:val="009435DD"/>
    <w:rsid w:val="00943BB8"/>
    <w:rsid w:val="009445E9"/>
    <w:rsid w:val="00945FD0"/>
    <w:rsid w:val="00946804"/>
    <w:rsid w:val="00947E6C"/>
    <w:rsid w:val="00951364"/>
    <w:rsid w:val="00951C98"/>
    <w:rsid w:val="00952450"/>
    <w:rsid w:val="00953E85"/>
    <w:rsid w:val="009552BA"/>
    <w:rsid w:val="00955727"/>
    <w:rsid w:val="0095653C"/>
    <w:rsid w:val="00957D57"/>
    <w:rsid w:val="009627C9"/>
    <w:rsid w:val="009654A7"/>
    <w:rsid w:val="00966169"/>
    <w:rsid w:val="009738EA"/>
    <w:rsid w:val="00973EB9"/>
    <w:rsid w:val="00974A4E"/>
    <w:rsid w:val="00974FF0"/>
    <w:rsid w:val="00975D89"/>
    <w:rsid w:val="00977489"/>
    <w:rsid w:val="00977904"/>
    <w:rsid w:val="009802CB"/>
    <w:rsid w:val="00980E1D"/>
    <w:rsid w:val="00982465"/>
    <w:rsid w:val="00982A16"/>
    <w:rsid w:val="00982BA4"/>
    <w:rsid w:val="00983F37"/>
    <w:rsid w:val="009854D3"/>
    <w:rsid w:val="00987CA0"/>
    <w:rsid w:val="0099019B"/>
    <w:rsid w:val="00990948"/>
    <w:rsid w:val="009909AA"/>
    <w:rsid w:val="00992846"/>
    <w:rsid w:val="00992A85"/>
    <w:rsid w:val="0099339C"/>
    <w:rsid w:val="00995DF3"/>
    <w:rsid w:val="009A09C3"/>
    <w:rsid w:val="009A1268"/>
    <w:rsid w:val="009A44FE"/>
    <w:rsid w:val="009A56F0"/>
    <w:rsid w:val="009A68FD"/>
    <w:rsid w:val="009A7363"/>
    <w:rsid w:val="009A7EAA"/>
    <w:rsid w:val="009B0013"/>
    <w:rsid w:val="009B10CA"/>
    <w:rsid w:val="009B2327"/>
    <w:rsid w:val="009B2BCB"/>
    <w:rsid w:val="009B317F"/>
    <w:rsid w:val="009B7136"/>
    <w:rsid w:val="009B7FE6"/>
    <w:rsid w:val="009C0DBF"/>
    <w:rsid w:val="009C1B7F"/>
    <w:rsid w:val="009C2856"/>
    <w:rsid w:val="009C3FF2"/>
    <w:rsid w:val="009C4058"/>
    <w:rsid w:val="009C577E"/>
    <w:rsid w:val="009C6094"/>
    <w:rsid w:val="009C7727"/>
    <w:rsid w:val="009C79C9"/>
    <w:rsid w:val="009D0047"/>
    <w:rsid w:val="009D0ECE"/>
    <w:rsid w:val="009D1EB2"/>
    <w:rsid w:val="009D23F4"/>
    <w:rsid w:val="009D2CBB"/>
    <w:rsid w:val="009D3042"/>
    <w:rsid w:val="009D3E1B"/>
    <w:rsid w:val="009D47D2"/>
    <w:rsid w:val="009D4C86"/>
    <w:rsid w:val="009D59E8"/>
    <w:rsid w:val="009D6828"/>
    <w:rsid w:val="009E1CA1"/>
    <w:rsid w:val="009E3672"/>
    <w:rsid w:val="009E40CE"/>
    <w:rsid w:val="009E4263"/>
    <w:rsid w:val="009E4DC0"/>
    <w:rsid w:val="009E6A7E"/>
    <w:rsid w:val="009E7329"/>
    <w:rsid w:val="009F0580"/>
    <w:rsid w:val="009F1E92"/>
    <w:rsid w:val="009F2194"/>
    <w:rsid w:val="009F29A5"/>
    <w:rsid w:val="009F3189"/>
    <w:rsid w:val="009F33E3"/>
    <w:rsid w:val="009F5076"/>
    <w:rsid w:val="009F5B51"/>
    <w:rsid w:val="009F68A5"/>
    <w:rsid w:val="009F6F7C"/>
    <w:rsid w:val="00A01D0B"/>
    <w:rsid w:val="00A023C5"/>
    <w:rsid w:val="00A02524"/>
    <w:rsid w:val="00A04316"/>
    <w:rsid w:val="00A05FF3"/>
    <w:rsid w:val="00A06F3B"/>
    <w:rsid w:val="00A1013F"/>
    <w:rsid w:val="00A11E0F"/>
    <w:rsid w:val="00A16034"/>
    <w:rsid w:val="00A21078"/>
    <w:rsid w:val="00A22C85"/>
    <w:rsid w:val="00A22E30"/>
    <w:rsid w:val="00A26339"/>
    <w:rsid w:val="00A266DA"/>
    <w:rsid w:val="00A30C69"/>
    <w:rsid w:val="00A316C5"/>
    <w:rsid w:val="00A3270A"/>
    <w:rsid w:val="00A33383"/>
    <w:rsid w:val="00A33460"/>
    <w:rsid w:val="00A334EF"/>
    <w:rsid w:val="00A338C8"/>
    <w:rsid w:val="00A33DCF"/>
    <w:rsid w:val="00A3485D"/>
    <w:rsid w:val="00A355F1"/>
    <w:rsid w:val="00A358DC"/>
    <w:rsid w:val="00A36C15"/>
    <w:rsid w:val="00A36C7F"/>
    <w:rsid w:val="00A37082"/>
    <w:rsid w:val="00A41B1F"/>
    <w:rsid w:val="00A41DA6"/>
    <w:rsid w:val="00A42FD1"/>
    <w:rsid w:val="00A43145"/>
    <w:rsid w:val="00A44E25"/>
    <w:rsid w:val="00A4520C"/>
    <w:rsid w:val="00A4554C"/>
    <w:rsid w:val="00A463A6"/>
    <w:rsid w:val="00A51B46"/>
    <w:rsid w:val="00A52456"/>
    <w:rsid w:val="00A52781"/>
    <w:rsid w:val="00A52F29"/>
    <w:rsid w:val="00A531EE"/>
    <w:rsid w:val="00A53DAE"/>
    <w:rsid w:val="00A543F4"/>
    <w:rsid w:val="00A5702E"/>
    <w:rsid w:val="00A57280"/>
    <w:rsid w:val="00A607F6"/>
    <w:rsid w:val="00A60CF8"/>
    <w:rsid w:val="00A629C1"/>
    <w:rsid w:val="00A64351"/>
    <w:rsid w:val="00A6517F"/>
    <w:rsid w:val="00A654A1"/>
    <w:rsid w:val="00A66421"/>
    <w:rsid w:val="00A6697E"/>
    <w:rsid w:val="00A679A3"/>
    <w:rsid w:val="00A7209C"/>
    <w:rsid w:val="00A726FE"/>
    <w:rsid w:val="00A757AB"/>
    <w:rsid w:val="00A760C0"/>
    <w:rsid w:val="00A771DA"/>
    <w:rsid w:val="00A774DB"/>
    <w:rsid w:val="00A80AA0"/>
    <w:rsid w:val="00A81B54"/>
    <w:rsid w:val="00A81C2A"/>
    <w:rsid w:val="00A82AD7"/>
    <w:rsid w:val="00A83334"/>
    <w:rsid w:val="00A8455A"/>
    <w:rsid w:val="00A84B0A"/>
    <w:rsid w:val="00A84F8B"/>
    <w:rsid w:val="00A85088"/>
    <w:rsid w:val="00A866C5"/>
    <w:rsid w:val="00A86EB6"/>
    <w:rsid w:val="00A87A74"/>
    <w:rsid w:val="00A87C09"/>
    <w:rsid w:val="00A90882"/>
    <w:rsid w:val="00A91C45"/>
    <w:rsid w:val="00A91ED1"/>
    <w:rsid w:val="00A9223A"/>
    <w:rsid w:val="00A92313"/>
    <w:rsid w:val="00A92D55"/>
    <w:rsid w:val="00A93A37"/>
    <w:rsid w:val="00A93EE0"/>
    <w:rsid w:val="00A94AEC"/>
    <w:rsid w:val="00A94FE6"/>
    <w:rsid w:val="00A96245"/>
    <w:rsid w:val="00A962E4"/>
    <w:rsid w:val="00AA104C"/>
    <w:rsid w:val="00AA223E"/>
    <w:rsid w:val="00AA25C8"/>
    <w:rsid w:val="00AA3313"/>
    <w:rsid w:val="00AA3434"/>
    <w:rsid w:val="00AA4386"/>
    <w:rsid w:val="00AA4882"/>
    <w:rsid w:val="00AA4DDC"/>
    <w:rsid w:val="00AA7F89"/>
    <w:rsid w:val="00AB0C2D"/>
    <w:rsid w:val="00AB1372"/>
    <w:rsid w:val="00AB3207"/>
    <w:rsid w:val="00AB42F2"/>
    <w:rsid w:val="00AB45F4"/>
    <w:rsid w:val="00AB4C73"/>
    <w:rsid w:val="00AB5596"/>
    <w:rsid w:val="00AB5881"/>
    <w:rsid w:val="00AB5A48"/>
    <w:rsid w:val="00AC000B"/>
    <w:rsid w:val="00AC096D"/>
    <w:rsid w:val="00AC249D"/>
    <w:rsid w:val="00AC2825"/>
    <w:rsid w:val="00AC32D6"/>
    <w:rsid w:val="00AC3D25"/>
    <w:rsid w:val="00AC4330"/>
    <w:rsid w:val="00AC455F"/>
    <w:rsid w:val="00AC4FD5"/>
    <w:rsid w:val="00AC510A"/>
    <w:rsid w:val="00AC6233"/>
    <w:rsid w:val="00AC7999"/>
    <w:rsid w:val="00AD04EF"/>
    <w:rsid w:val="00AD1657"/>
    <w:rsid w:val="00AD1EB3"/>
    <w:rsid w:val="00AD302A"/>
    <w:rsid w:val="00AD4F3F"/>
    <w:rsid w:val="00AD6378"/>
    <w:rsid w:val="00AD63E3"/>
    <w:rsid w:val="00AD692C"/>
    <w:rsid w:val="00AD77F2"/>
    <w:rsid w:val="00AE6B22"/>
    <w:rsid w:val="00AE7FE1"/>
    <w:rsid w:val="00AF03A6"/>
    <w:rsid w:val="00AF1E1D"/>
    <w:rsid w:val="00AF1E4B"/>
    <w:rsid w:val="00AF280B"/>
    <w:rsid w:val="00AF4435"/>
    <w:rsid w:val="00AF4D23"/>
    <w:rsid w:val="00AF53AD"/>
    <w:rsid w:val="00AF7032"/>
    <w:rsid w:val="00B0040C"/>
    <w:rsid w:val="00B01270"/>
    <w:rsid w:val="00B0147B"/>
    <w:rsid w:val="00B019B2"/>
    <w:rsid w:val="00B05F3F"/>
    <w:rsid w:val="00B079D7"/>
    <w:rsid w:val="00B07E67"/>
    <w:rsid w:val="00B10E19"/>
    <w:rsid w:val="00B1182D"/>
    <w:rsid w:val="00B1209B"/>
    <w:rsid w:val="00B12140"/>
    <w:rsid w:val="00B13F5B"/>
    <w:rsid w:val="00B14EED"/>
    <w:rsid w:val="00B15877"/>
    <w:rsid w:val="00B15BDB"/>
    <w:rsid w:val="00B16299"/>
    <w:rsid w:val="00B166CB"/>
    <w:rsid w:val="00B176C3"/>
    <w:rsid w:val="00B213B9"/>
    <w:rsid w:val="00B225A3"/>
    <w:rsid w:val="00B23278"/>
    <w:rsid w:val="00B24361"/>
    <w:rsid w:val="00B25849"/>
    <w:rsid w:val="00B262D2"/>
    <w:rsid w:val="00B26388"/>
    <w:rsid w:val="00B30844"/>
    <w:rsid w:val="00B3150A"/>
    <w:rsid w:val="00B3360D"/>
    <w:rsid w:val="00B34653"/>
    <w:rsid w:val="00B348C6"/>
    <w:rsid w:val="00B34E73"/>
    <w:rsid w:val="00B35A21"/>
    <w:rsid w:val="00B36BCA"/>
    <w:rsid w:val="00B36CA9"/>
    <w:rsid w:val="00B370E4"/>
    <w:rsid w:val="00B407A8"/>
    <w:rsid w:val="00B43474"/>
    <w:rsid w:val="00B44958"/>
    <w:rsid w:val="00B458EC"/>
    <w:rsid w:val="00B5058E"/>
    <w:rsid w:val="00B50B17"/>
    <w:rsid w:val="00B50DA9"/>
    <w:rsid w:val="00B51C0B"/>
    <w:rsid w:val="00B52254"/>
    <w:rsid w:val="00B52A68"/>
    <w:rsid w:val="00B5353C"/>
    <w:rsid w:val="00B56621"/>
    <w:rsid w:val="00B61A7C"/>
    <w:rsid w:val="00B62DE9"/>
    <w:rsid w:val="00B63D93"/>
    <w:rsid w:val="00B66077"/>
    <w:rsid w:val="00B661CC"/>
    <w:rsid w:val="00B66E98"/>
    <w:rsid w:val="00B673C8"/>
    <w:rsid w:val="00B67F4A"/>
    <w:rsid w:val="00B70B48"/>
    <w:rsid w:val="00B71330"/>
    <w:rsid w:val="00B73610"/>
    <w:rsid w:val="00B74C2F"/>
    <w:rsid w:val="00B757F5"/>
    <w:rsid w:val="00B76B9F"/>
    <w:rsid w:val="00B775F2"/>
    <w:rsid w:val="00B77A0C"/>
    <w:rsid w:val="00B81A9C"/>
    <w:rsid w:val="00B82F91"/>
    <w:rsid w:val="00B83BA5"/>
    <w:rsid w:val="00B85FE1"/>
    <w:rsid w:val="00B871AE"/>
    <w:rsid w:val="00B9043C"/>
    <w:rsid w:val="00B907C2"/>
    <w:rsid w:val="00B90AC4"/>
    <w:rsid w:val="00B90FCE"/>
    <w:rsid w:val="00B92B59"/>
    <w:rsid w:val="00B93FEB"/>
    <w:rsid w:val="00B94882"/>
    <w:rsid w:val="00B95B1C"/>
    <w:rsid w:val="00B95C80"/>
    <w:rsid w:val="00B963DA"/>
    <w:rsid w:val="00B969B1"/>
    <w:rsid w:val="00B96D88"/>
    <w:rsid w:val="00BA1A34"/>
    <w:rsid w:val="00BA2C12"/>
    <w:rsid w:val="00BA2F58"/>
    <w:rsid w:val="00BA3D65"/>
    <w:rsid w:val="00BA439C"/>
    <w:rsid w:val="00BA469D"/>
    <w:rsid w:val="00BA6801"/>
    <w:rsid w:val="00BA70F8"/>
    <w:rsid w:val="00BB140F"/>
    <w:rsid w:val="00BB1BC9"/>
    <w:rsid w:val="00BB41BE"/>
    <w:rsid w:val="00BB556D"/>
    <w:rsid w:val="00BB5583"/>
    <w:rsid w:val="00BB5CF0"/>
    <w:rsid w:val="00BB6513"/>
    <w:rsid w:val="00BB7455"/>
    <w:rsid w:val="00BB797E"/>
    <w:rsid w:val="00BC04B2"/>
    <w:rsid w:val="00BC17B2"/>
    <w:rsid w:val="00BC1F00"/>
    <w:rsid w:val="00BC1F4B"/>
    <w:rsid w:val="00BC2201"/>
    <w:rsid w:val="00BC229B"/>
    <w:rsid w:val="00BC560F"/>
    <w:rsid w:val="00BC5B32"/>
    <w:rsid w:val="00BD0D74"/>
    <w:rsid w:val="00BD0E36"/>
    <w:rsid w:val="00BD104B"/>
    <w:rsid w:val="00BD1321"/>
    <w:rsid w:val="00BD1C4B"/>
    <w:rsid w:val="00BD23CF"/>
    <w:rsid w:val="00BD3100"/>
    <w:rsid w:val="00BD41FB"/>
    <w:rsid w:val="00BD48F3"/>
    <w:rsid w:val="00BD57D3"/>
    <w:rsid w:val="00BD61FC"/>
    <w:rsid w:val="00BD6507"/>
    <w:rsid w:val="00BD7612"/>
    <w:rsid w:val="00BD7A44"/>
    <w:rsid w:val="00BE3204"/>
    <w:rsid w:val="00BE3E3E"/>
    <w:rsid w:val="00BE747F"/>
    <w:rsid w:val="00BF1158"/>
    <w:rsid w:val="00BF3492"/>
    <w:rsid w:val="00BF4D82"/>
    <w:rsid w:val="00BF5723"/>
    <w:rsid w:val="00BF59D0"/>
    <w:rsid w:val="00BF5A7E"/>
    <w:rsid w:val="00BF65DF"/>
    <w:rsid w:val="00BF70C4"/>
    <w:rsid w:val="00C01015"/>
    <w:rsid w:val="00C0287D"/>
    <w:rsid w:val="00C02F79"/>
    <w:rsid w:val="00C035C3"/>
    <w:rsid w:val="00C0360E"/>
    <w:rsid w:val="00C03D7F"/>
    <w:rsid w:val="00C0447D"/>
    <w:rsid w:val="00C06387"/>
    <w:rsid w:val="00C077A7"/>
    <w:rsid w:val="00C11024"/>
    <w:rsid w:val="00C127DF"/>
    <w:rsid w:val="00C12A15"/>
    <w:rsid w:val="00C13572"/>
    <w:rsid w:val="00C1407F"/>
    <w:rsid w:val="00C164B1"/>
    <w:rsid w:val="00C21442"/>
    <w:rsid w:val="00C226DC"/>
    <w:rsid w:val="00C23A6C"/>
    <w:rsid w:val="00C23DA8"/>
    <w:rsid w:val="00C26229"/>
    <w:rsid w:val="00C26741"/>
    <w:rsid w:val="00C327BC"/>
    <w:rsid w:val="00C354FC"/>
    <w:rsid w:val="00C3640A"/>
    <w:rsid w:val="00C36515"/>
    <w:rsid w:val="00C3657D"/>
    <w:rsid w:val="00C36626"/>
    <w:rsid w:val="00C371DE"/>
    <w:rsid w:val="00C37A4A"/>
    <w:rsid w:val="00C37C32"/>
    <w:rsid w:val="00C37E57"/>
    <w:rsid w:val="00C40F0B"/>
    <w:rsid w:val="00C410E4"/>
    <w:rsid w:val="00C411DB"/>
    <w:rsid w:val="00C44C0F"/>
    <w:rsid w:val="00C455C1"/>
    <w:rsid w:val="00C500D1"/>
    <w:rsid w:val="00C503D3"/>
    <w:rsid w:val="00C54F08"/>
    <w:rsid w:val="00C55A87"/>
    <w:rsid w:val="00C55FE0"/>
    <w:rsid w:val="00C564CA"/>
    <w:rsid w:val="00C57D68"/>
    <w:rsid w:val="00C613AC"/>
    <w:rsid w:val="00C61675"/>
    <w:rsid w:val="00C63BFC"/>
    <w:rsid w:val="00C672B2"/>
    <w:rsid w:val="00C6746D"/>
    <w:rsid w:val="00C701AF"/>
    <w:rsid w:val="00C70DEF"/>
    <w:rsid w:val="00C7548E"/>
    <w:rsid w:val="00C75FE9"/>
    <w:rsid w:val="00C765FC"/>
    <w:rsid w:val="00C76714"/>
    <w:rsid w:val="00C77600"/>
    <w:rsid w:val="00C77EC7"/>
    <w:rsid w:val="00C810C3"/>
    <w:rsid w:val="00C81113"/>
    <w:rsid w:val="00C82462"/>
    <w:rsid w:val="00C82FCA"/>
    <w:rsid w:val="00C8349B"/>
    <w:rsid w:val="00C84227"/>
    <w:rsid w:val="00C846E3"/>
    <w:rsid w:val="00C84EC3"/>
    <w:rsid w:val="00C869F6"/>
    <w:rsid w:val="00C86D1C"/>
    <w:rsid w:val="00C875A6"/>
    <w:rsid w:val="00C90106"/>
    <w:rsid w:val="00C9081E"/>
    <w:rsid w:val="00C90EC7"/>
    <w:rsid w:val="00C93477"/>
    <w:rsid w:val="00C934F6"/>
    <w:rsid w:val="00C93CFE"/>
    <w:rsid w:val="00C9701D"/>
    <w:rsid w:val="00CA0B6A"/>
    <w:rsid w:val="00CA0BE2"/>
    <w:rsid w:val="00CA1417"/>
    <w:rsid w:val="00CA3B2A"/>
    <w:rsid w:val="00CA40B1"/>
    <w:rsid w:val="00CA4B6D"/>
    <w:rsid w:val="00CA4BD2"/>
    <w:rsid w:val="00CA56FC"/>
    <w:rsid w:val="00CA5BC7"/>
    <w:rsid w:val="00CA628A"/>
    <w:rsid w:val="00CA65E4"/>
    <w:rsid w:val="00CA7721"/>
    <w:rsid w:val="00CB1740"/>
    <w:rsid w:val="00CB26F8"/>
    <w:rsid w:val="00CB2B79"/>
    <w:rsid w:val="00CB31D2"/>
    <w:rsid w:val="00CB44E8"/>
    <w:rsid w:val="00CB4996"/>
    <w:rsid w:val="00CB66D1"/>
    <w:rsid w:val="00CB708B"/>
    <w:rsid w:val="00CB76D4"/>
    <w:rsid w:val="00CC0AFD"/>
    <w:rsid w:val="00CC1F96"/>
    <w:rsid w:val="00CC45E8"/>
    <w:rsid w:val="00CC5607"/>
    <w:rsid w:val="00CC5CF6"/>
    <w:rsid w:val="00CC6D8F"/>
    <w:rsid w:val="00CC73D2"/>
    <w:rsid w:val="00CC7A6F"/>
    <w:rsid w:val="00CD1069"/>
    <w:rsid w:val="00CD14BD"/>
    <w:rsid w:val="00CD5618"/>
    <w:rsid w:val="00CD654D"/>
    <w:rsid w:val="00CD6A70"/>
    <w:rsid w:val="00CD6C59"/>
    <w:rsid w:val="00CD6EDE"/>
    <w:rsid w:val="00CD79CF"/>
    <w:rsid w:val="00CE116A"/>
    <w:rsid w:val="00CE14CB"/>
    <w:rsid w:val="00CE2777"/>
    <w:rsid w:val="00CE3A01"/>
    <w:rsid w:val="00CE3B06"/>
    <w:rsid w:val="00CE48E2"/>
    <w:rsid w:val="00CE49B2"/>
    <w:rsid w:val="00CE5F31"/>
    <w:rsid w:val="00CE7758"/>
    <w:rsid w:val="00CE7A6F"/>
    <w:rsid w:val="00CF0161"/>
    <w:rsid w:val="00CF1322"/>
    <w:rsid w:val="00CF1323"/>
    <w:rsid w:val="00CF2951"/>
    <w:rsid w:val="00CF300B"/>
    <w:rsid w:val="00CF5666"/>
    <w:rsid w:val="00CF723A"/>
    <w:rsid w:val="00CF7FE5"/>
    <w:rsid w:val="00D0049C"/>
    <w:rsid w:val="00D02BB1"/>
    <w:rsid w:val="00D03988"/>
    <w:rsid w:val="00D04654"/>
    <w:rsid w:val="00D06583"/>
    <w:rsid w:val="00D07279"/>
    <w:rsid w:val="00D075ED"/>
    <w:rsid w:val="00D100E7"/>
    <w:rsid w:val="00D106DA"/>
    <w:rsid w:val="00D106FE"/>
    <w:rsid w:val="00D116AC"/>
    <w:rsid w:val="00D11BB3"/>
    <w:rsid w:val="00D11D20"/>
    <w:rsid w:val="00D120EE"/>
    <w:rsid w:val="00D12580"/>
    <w:rsid w:val="00D12CB7"/>
    <w:rsid w:val="00D14E0C"/>
    <w:rsid w:val="00D15DBB"/>
    <w:rsid w:val="00D1635C"/>
    <w:rsid w:val="00D16B34"/>
    <w:rsid w:val="00D17E4C"/>
    <w:rsid w:val="00D2089B"/>
    <w:rsid w:val="00D21853"/>
    <w:rsid w:val="00D21ABA"/>
    <w:rsid w:val="00D227BC"/>
    <w:rsid w:val="00D251CC"/>
    <w:rsid w:val="00D2693F"/>
    <w:rsid w:val="00D30247"/>
    <w:rsid w:val="00D30D76"/>
    <w:rsid w:val="00D31443"/>
    <w:rsid w:val="00D315A6"/>
    <w:rsid w:val="00D340DB"/>
    <w:rsid w:val="00D34AD7"/>
    <w:rsid w:val="00D3526C"/>
    <w:rsid w:val="00D359C4"/>
    <w:rsid w:val="00D35BB9"/>
    <w:rsid w:val="00D36ABA"/>
    <w:rsid w:val="00D36C03"/>
    <w:rsid w:val="00D37419"/>
    <w:rsid w:val="00D37964"/>
    <w:rsid w:val="00D4006A"/>
    <w:rsid w:val="00D4023F"/>
    <w:rsid w:val="00D40E06"/>
    <w:rsid w:val="00D4388C"/>
    <w:rsid w:val="00D44DDE"/>
    <w:rsid w:val="00D46E7F"/>
    <w:rsid w:val="00D5037F"/>
    <w:rsid w:val="00D5092E"/>
    <w:rsid w:val="00D50BFB"/>
    <w:rsid w:val="00D5360D"/>
    <w:rsid w:val="00D56D3E"/>
    <w:rsid w:val="00D5701C"/>
    <w:rsid w:val="00D61435"/>
    <w:rsid w:val="00D6275E"/>
    <w:rsid w:val="00D63953"/>
    <w:rsid w:val="00D6401C"/>
    <w:rsid w:val="00D6427D"/>
    <w:rsid w:val="00D6700B"/>
    <w:rsid w:val="00D70EFC"/>
    <w:rsid w:val="00D731BC"/>
    <w:rsid w:val="00D734C5"/>
    <w:rsid w:val="00D75090"/>
    <w:rsid w:val="00D751E1"/>
    <w:rsid w:val="00D75C14"/>
    <w:rsid w:val="00D77514"/>
    <w:rsid w:val="00D7788D"/>
    <w:rsid w:val="00D8079C"/>
    <w:rsid w:val="00D818DE"/>
    <w:rsid w:val="00D82D77"/>
    <w:rsid w:val="00D83F94"/>
    <w:rsid w:val="00D8514A"/>
    <w:rsid w:val="00D863A4"/>
    <w:rsid w:val="00D87544"/>
    <w:rsid w:val="00D87918"/>
    <w:rsid w:val="00D87FD4"/>
    <w:rsid w:val="00D91423"/>
    <w:rsid w:val="00D91667"/>
    <w:rsid w:val="00D918BF"/>
    <w:rsid w:val="00D92364"/>
    <w:rsid w:val="00D92586"/>
    <w:rsid w:val="00D936DD"/>
    <w:rsid w:val="00D9378A"/>
    <w:rsid w:val="00D94C19"/>
    <w:rsid w:val="00D94CFD"/>
    <w:rsid w:val="00D9638C"/>
    <w:rsid w:val="00D97593"/>
    <w:rsid w:val="00DA14D4"/>
    <w:rsid w:val="00DA1E67"/>
    <w:rsid w:val="00DA2B80"/>
    <w:rsid w:val="00DA371F"/>
    <w:rsid w:val="00DA4C31"/>
    <w:rsid w:val="00DA5F1D"/>
    <w:rsid w:val="00DA624F"/>
    <w:rsid w:val="00DA6401"/>
    <w:rsid w:val="00DA6658"/>
    <w:rsid w:val="00DA69A0"/>
    <w:rsid w:val="00DA70D1"/>
    <w:rsid w:val="00DA7D0B"/>
    <w:rsid w:val="00DB047A"/>
    <w:rsid w:val="00DB1A09"/>
    <w:rsid w:val="00DB1CD8"/>
    <w:rsid w:val="00DB2584"/>
    <w:rsid w:val="00DB25BE"/>
    <w:rsid w:val="00DB5267"/>
    <w:rsid w:val="00DB7F1E"/>
    <w:rsid w:val="00DC16AE"/>
    <w:rsid w:val="00DC1861"/>
    <w:rsid w:val="00DC25C4"/>
    <w:rsid w:val="00DC2A31"/>
    <w:rsid w:val="00DC32A3"/>
    <w:rsid w:val="00DC348B"/>
    <w:rsid w:val="00DC4120"/>
    <w:rsid w:val="00DC44CA"/>
    <w:rsid w:val="00DC60FC"/>
    <w:rsid w:val="00DC612E"/>
    <w:rsid w:val="00DC648D"/>
    <w:rsid w:val="00DC78A9"/>
    <w:rsid w:val="00DD019C"/>
    <w:rsid w:val="00DD0916"/>
    <w:rsid w:val="00DD091F"/>
    <w:rsid w:val="00DD23BC"/>
    <w:rsid w:val="00DD6984"/>
    <w:rsid w:val="00DE01C3"/>
    <w:rsid w:val="00DE087A"/>
    <w:rsid w:val="00DE0A64"/>
    <w:rsid w:val="00DE1174"/>
    <w:rsid w:val="00DE16DC"/>
    <w:rsid w:val="00DE179E"/>
    <w:rsid w:val="00DE1D3F"/>
    <w:rsid w:val="00DE2D09"/>
    <w:rsid w:val="00DE37DC"/>
    <w:rsid w:val="00DE5D8E"/>
    <w:rsid w:val="00DE6552"/>
    <w:rsid w:val="00DE6640"/>
    <w:rsid w:val="00DE77B4"/>
    <w:rsid w:val="00DF16ED"/>
    <w:rsid w:val="00DF3989"/>
    <w:rsid w:val="00DF4A87"/>
    <w:rsid w:val="00E000B5"/>
    <w:rsid w:val="00E00471"/>
    <w:rsid w:val="00E0058C"/>
    <w:rsid w:val="00E00757"/>
    <w:rsid w:val="00E0211D"/>
    <w:rsid w:val="00E025FF"/>
    <w:rsid w:val="00E038C0"/>
    <w:rsid w:val="00E044BE"/>
    <w:rsid w:val="00E045A2"/>
    <w:rsid w:val="00E057D0"/>
    <w:rsid w:val="00E079AE"/>
    <w:rsid w:val="00E10567"/>
    <w:rsid w:val="00E10C56"/>
    <w:rsid w:val="00E1162E"/>
    <w:rsid w:val="00E11972"/>
    <w:rsid w:val="00E1205C"/>
    <w:rsid w:val="00E1340B"/>
    <w:rsid w:val="00E13C97"/>
    <w:rsid w:val="00E14102"/>
    <w:rsid w:val="00E15533"/>
    <w:rsid w:val="00E1592F"/>
    <w:rsid w:val="00E175DB"/>
    <w:rsid w:val="00E20116"/>
    <w:rsid w:val="00E20314"/>
    <w:rsid w:val="00E209AE"/>
    <w:rsid w:val="00E212A9"/>
    <w:rsid w:val="00E218BF"/>
    <w:rsid w:val="00E242EE"/>
    <w:rsid w:val="00E2624F"/>
    <w:rsid w:val="00E2667E"/>
    <w:rsid w:val="00E268FB"/>
    <w:rsid w:val="00E26E0B"/>
    <w:rsid w:val="00E26E4D"/>
    <w:rsid w:val="00E277D3"/>
    <w:rsid w:val="00E302FB"/>
    <w:rsid w:val="00E3110E"/>
    <w:rsid w:val="00E31384"/>
    <w:rsid w:val="00E31722"/>
    <w:rsid w:val="00E31FAA"/>
    <w:rsid w:val="00E32363"/>
    <w:rsid w:val="00E338E0"/>
    <w:rsid w:val="00E34A13"/>
    <w:rsid w:val="00E34CD3"/>
    <w:rsid w:val="00E35284"/>
    <w:rsid w:val="00E36297"/>
    <w:rsid w:val="00E40AB6"/>
    <w:rsid w:val="00E40EF7"/>
    <w:rsid w:val="00E41DF7"/>
    <w:rsid w:val="00E437D2"/>
    <w:rsid w:val="00E43BAD"/>
    <w:rsid w:val="00E449F0"/>
    <w:rsid w:val="00E44BA1"/>
    <w:rsid w:val="00E45E8C"/>
    <w:rsid w:val="00E4731C"/>
    <w:rsid w:val="00E47753"/>
    <w:rsid w:val="00E47C33"/>
    <w:rsid w:val="00E5005D"/>
    <w:rsid w:val="00E5153F"/>
    <w:rsid w:val="00E5201F"/>
    <w:rsid w:val="00E53555"/>
    <w:rsid w:val="00E53AA7"/>
    <w:rsid w:val="00E53F28"/>
    <w:rsid w:val="00E548ED"/>
    <w:rsid w:val="00E54DAB"/>
    <w:rsid w:val="00E54FD0"/>
    <w:rsid w:val="00E56F15"/>
    <w:rsid w:val="00E609BE"/>
    <w:rsid w:val="00E616D0"/>
    <w:rsid w:val="00E63429"/>
    <w:rsid w:val="00E6438E"/>
    <w:rsid w:val="00E65088"/>
    <w:rsid w:val="00E6551F"/>
    <w:rsid w:val="00E66117"/>
    <w:rsid w:val="00E702D8"/>
    <w:rsid w:val="00E708F1"/>
    <w:rsid w:val="00E709E8"/>
    <w:rsid w:val="00E70D15"/>
    <w:rsid w:val="00E71045"/>
    <w:rsid w:val="00E71512"/>
    <w:rsid w:val="00E7190E"/>
    <w:rsid w:val="00E721ED"/>
    <w:rsid w:val="00E72DA9"/>
    <w:rsid w:val="00E73469"/>
    <w:rsid w:val="00E752F5"/>
    <w:rsid w:val="00E76676"/>
    <w:rsid w:val="00E7674F"/>
    <w:rsid w:val="00E76C03"/>
    <w:rsid w:val="00E7747B"/>
    <w:rsid w:val="00E81702"/>
    <w:rsid w:val="00E82130"/>
    <w:rsid w:val="00E833DC"/>
    <w:rsid w:val="00E83552"/>
    <w:rsid w:val="00E83EF2"/>
    <w:rsid w:val="00E850A6"/>
    <w:rsid w:val="00E903C2"/>
    <w:rsid w:val="00E90C34"/>
    <w:rsid w:val="00E91886"/>
    <w:rsid w:val="00E92B18"/>
    <w:rsid w:val="00E92D12"/>
    <w:rsid w:val="00E938EA"/>
    <w:rsid w:val="00E941FF"/>
    <w:rsid w:val="00E946DF"/>
    <w:rsid w:val="00E951BD"/>
    <w:rsid w:val="00E97C7B"/>
    <w:rsid w:val="00EA02AC"/>
    <w:rsid w:val="00EA0CA8"/>
    <w:rsid w:val="00EA2EE3"/>
    <w:rsid w:val="00EA36F0"/>
    <w:rsid w:val="00EA3F54"/>
    <w:rsid w:val="00EA4142"/>
    <w:rsid w:val="00EA52AB"/>
    <w:rsid w:val="00EA643F"/>
    <w:rsid w:val="00EB1A93"/>
    <w:rsid w:val="00EB4157"/>
    <w:rsid w:val="00EB4554"/>
    <w:rsid w:val="00EB49E2"/>
    <w:rsid w:val="00EB4E51"/>
    <w:rsid w:val="00EB5B44"/>
    <w:rsid w:val="00EB78CA"/>
    <w:rsid w:val="00EB7A3B"/>
    <w:rsid w:val="00EB7B4E"/>
    <w:rsid w:val="00EC0DC7"/>
    <w:rsid w:val="00EC0F33"/>
    <w:rsid w:val="00EC2A3F"/>
    <w:rsid w:val="00EC3262"/>
    <w:rsid w:val="00EC444E"/>
    <w:rsid w:val="00EC475E"/>
    <w:rsid w:val="00EC674E"/>
    <w:rsid w:val="00EC792D"/>
    <w:rsid w:val="00ED03DD"/>
    <w:rsid w:val="00ED2C11"/>
    <w:rsid w:val="00ED4D42"/>
    <w:rsid w:val="00EE049B"/>
    <w:rsid w:val="00EE1B54"/>
    <w:rsid w:val="00EE1D3E"/>
    <w:rsid w:val="00EE3721"/>
    <w:rsid w:val="00EE4A9C"/>
    <w:rsid w:val="00EE4F1F"/>
    <w:rsid w:val="00EE50E0"/>
    <w:rsid w:val="00EE529B"/>
    <w:rsid w:val="00EE5A13"/>
    <w:rsid w:val="00EE5B5F"/>
    <w:rsid w:val="00EE62DE"/>
    <w:rsid w:val="00EE6710"/>
    <w:rsid w:val="00EE73A3"/>
    <w:rsid w:val="00EF0150"/>
    <w:rsid w:val="00EF052D"/>
    <w:rsid w:val="00EF48E2"/>
    <w:rsid w:val="00EF5F38"/>
    <w:rsid w:val="00F02893"/>
    <w:rsid w:val="00F0523E"/>
    <w:rsid w:val="00F05742"/>
    <w:rsid w:val="00F109B0"/>
    <w:rsid w:val="00F1132F"/>
    <w:rsid w:val="00F11AE5"/>
    <w:rsid w:val="00F1269F"/>
    <w:rsid w:val="00F13662"/>
    <w:rsid w:val="00F1423C"/>
    <w:rsid w:val="00F14518"/>
    <w:rsid w:val="00F159AC"/>
    <w:rsid w:val="00F170F1"/>
    <w:rsid w:val="00F20F5C"/>
    <w:rsid w:val="00F2120A"/>
    <w:rsid w:val="00F21DC1"/>
    <w:rsid w:val="00F22636"/>
    <w:rsid w:val="00F22E86"/>
    <w:rsid w:val="00F230AA"/>
    <w:rsid w:val="00F2367C"/>
    <w:rsid w:val="00F24EE3"/>
    <w:rsid w:val="00F24F6B"/>
    <w:rsid w:val="00F255B1"/>
    <w:rsid w:val="00F25A2A"/>
    <w:rsid w:val="00F25BD3"/>
    <w:rsid w:val="00F26FB7"/>
    <w:rsid w:val="00F277A8"/>
    <w:rsid w:val="00F27A05"/>
    <w:rsid w:val="00F31726"/>
    <w:rsid w:val="00F32D57"/>
    <w:rsid w:val="00F33357"/>
    <w:rsid w:val="00F34FA9"/>
    <w:rsid w:val="00F35367"/>
    <w:rsid w:val="00F3557C"/>
    <w:rsid w:val="00F37B98"/>
    <w:rsid w:val="00F40327"/>
    <w:rsid w:val="00F426B8"/>
    <w:rsid w:val="00F43370"/>
    <w:rsid w:val="00F4417F"/>
    <w:rsid w:val="00F450E2"/>
    <w:rsid w:val="00F47826"/>
    <w:rsid w:val="00F47BD2"/>
    <w:rsid w:val="00F51BD1"/>
    <w:rsid w:val="00F52D38"/>
    <w:rsid w:val="00F52DF9"/>
    <w:rsid w:val="00F5340D"/>
    <w:rsid w:val="00F5421F"/>
    <w:rsid w:val="00F555E3"/>
    <w:rsid w:val="00F57C07"/>
    <w:rsid w:val="00F6205C"/>
    <w:rsid w:val="00F63E63"/>
    <w:rsid w:val="00F64326"/>
    <w:rsid w:val="00F6470F"/>
    <w:rsid w:val="00F704E3"/>
    <w:rsid w:val="00F71CD0"/>
    <w:rsid w:val="00F72C58"/>
    <w:rsid w:val="00F73320"/>
    <w:rsid w:val="00F73A27"/>
    <w:rsid w:val="00F73F08"/>
    <w:rsid w:val="00F7519D"/>
    <w:rsid w:val="00F75363"/>
    <w:rsid w:val="00F753B8"/>
    <w:rsid w:val="00F758B7"/>
    <w:rsid w:val="00F766BD"/>
    <w:rsid w:val="00F770BE"/>
    <w:rsid w:val="00F77E56"/>
    <w:rsid w:val="00F80475"/>
    <w:rsid w:val="00F81C7E"/>
    <w:rsid w:val="00F82328"/>
    <w:rsid w:val="00F82E3C"/>
    <w:rsid w:val="00F84DC3"/>
    <w:rsid w:val="00F862A7"/>
    <w:rsid w:val="00F87807"/>
    <w:rsid w:val="00F87EEE"/>
    <w:rsid w:val="00F90270"/>
    <w:rsid w:val="00F9093D"/>
    <w:rsid w:val="00F916BE"/>
    <w:rsid w:val="00F92A40"/>
    <w:rsid w:val="00F94ADD"/>
    <w:rsid w:val="00F95A83"/>
    <w:rsid w:val="00F96C04"/>
    <w:rsid w:val="00F97A31"/>
    <w:rsid w:val="00FA0184"/>
    <w:rsid w:val="00FA05D0"/>
    <w:rsid w:val="00FA2116"/>
    <w:rsid w:val="00FA3394"/>
    <w:rsid w:val="00FA436C"/>
    <w:rsid w:val="00FA528F"/>
    <w:rsid w:val="00FA5D06"/>
    <w:rsid w:val="00FB4B45"/>
    <w:rsid w:val="00FB76D6"/>
    <w:rsid w:val="00FC0906"/>
    <w:rsid w:val="00FC1750"/>
    <w:rsid w:val="00FC19A7"/>
    <w:rsid w:val="00FC446D"/>
    <w:rsid w:val="00FC5586"/>
    <w:rsid w:val="00FC566D"/>
    <w:rsid w:val="00FC626E"/>
    <w:rsid w:val="00FD1166"/>
    <w:rsid w:val="00FD250D"/>
    <w:rsid w:val="00FD39F0"/>
    <w:rsid w:val="00FD3C78"/>
    <w:rsid w:val="00FD6504"/>
    <w:rsid w:val="00FD6A5E"/>
    <w:rsid w:val="00FE0CFA"/>
    <w:rsid w:val="00FE15DD"/>
    <w:rsid w:val="00FE1C4D"/>
    <w:rsid w:val="00FE2573"/>
    <w:rsid w:val="00FE4E6C"/>
    <w:rsid w:val="00FE62B1"/>
    <w:rsid w:val="00FE6CF4"/>
    <w:rsid w:val="00FE70F8"/>
    <w:rsid w:val="00FF1ADB"/>
    <w:rsid w:val="00FF235E"/>
    <w:rsid w:val="00FF2D17"/>
    <w:rsid w:val="00FF399B"/>
    <w:rsid w:val="00FF4638"/>
    <w:rsid w:val="00FF5C00"/>
    <w:rsid w:val="00FF5CC2"/>
    <w:rsid w:val="00FF6147"/>
    <w:rsid w:val="00FF68F7"/>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35A403"/>
  <w15:docId w15:val="{C0E64F28-CE35-D842-B327-157D69F9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BA"/>
    <w:pPr>
      <w:spacing w:line="240" w:lineRule="auto"/>
      <w:ind w:firstLine="284"/>
      <w:jc w:val="both"/>
    </w:pPr>
    <w:rPr>
      <w:rFonts w:ascii="CMU Serif Roman" w:hAnsi="CMU Serif Roman"/>
      <w:kern w:val="24"/>
      <w:sz w:val="18"/>
      <w:szCs w:val="18"/>
    </w:rPr>
  </w:style>
  <w:style w:type="paragraph" w:styleId="Heading1">
    <w:name w:val="heading 1"/>
    <w:basedOn w:val="Normal"/>
    <w:next w:val="Normal"/>
    <w:link w:val="Heading1Char"/>
    <w:uiPriority w:val="3"/>
    <w:qFormat/>
    <w:rsid w:val="00385DD4"/>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385DD4"/>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385DD4"/>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385DD4"/>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385DD4"/>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sid w:val="00385DD4"/>
    <w:rPr>
      <w:rFonts w:ascii="CMU Serif Roman" w:eastAsiaTheme="majorEastAsia" w:hAnsi="CMU Serif Roman" w:cstheme="majorBidi"/>
      <w:b/>
      <w:bCs/>
      <w:kern w:val="24"/>
    </w:rPr>
  </w:style>
  <w:style w:type="character" w:customStyle="1" w:styleId="Heading2Char">
    <w:name w:val="Heading 2 Char"/>
    <w:basedOn w:val="DefaultParagraphFont"/>
    <w:link w:val="Heading2"/>
    <w:uiPriority w:val="3"/>
    <w:rsid w:val="00385DD4"/>
    <w:rPr>
      <w:rFonts w:ascii="CMU Serif Roman" w:eastAsiaTheme="majorEastAsia" w:hAnsi="CMU Serif Roman" w:cstheme="majorBidi"/>
      <w:b/>
      <w:bCs/>
      <w:kern w:val="24"/>
    </w:rPr>
  </w:style>
  <w:style w:type="paragraph" w:styleId="Title">
    <w:name w:val="Title"/>
    <w:basedOn w:val="Normal"/>
    <w:next w:val="Normal"/>
    <w:link w:val="TitleChar"/>
    <w:uiPriority w:val="10"/>
    <w:qFormat/>
    <w:rsid w:val="00385DD4"/>
    <w:pPr>
      <w:spacing w:before="2400"/>
      <w:ind w:firstLine="0"/>
      <w:contextualSpacing/>
      <w:jc w:val="center"/>
    </w:pPr>
    <w:rPr>
      <w:rFonts w:eastAsiaTheme="majorEastAsia" w:cstheme="majorBidi"/>
    </w:rPr>
  </w:style>
  <w:style w:type="character" w:customStyle="1" w:styleId="TitleChar">
    <w:name w:val="Title Char"/>
    <w:basedOn w:val="DefaultParagraphFont"/>
    <w:link w:val="Title"/>
    <w:uiPriority w:val="10"/>
    <w:rsid w:val="00385DD4"/>
    <w:rPr>
      <w:rFonts w:ascii="CMU Serif Roman" w:eastAsiaTheme="majorEastAsia" w:hAnsi="CMU Serif Roman"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385DD4"/>
    <w:rPr>
      <w:rFonts w:ascii="CMU Serif Roman" w:eastAsiaTheme="majorEastAsia" w:hAnsi="CMU Serif Roman" w:cstheme="majorBidi"/>
      <w:b/>
      <w:bCs/>
      <w:kern w:val="24"/>
    </w:rPr>
  </w:style>
  <w:style w:type="character" w:customStyle="1" w:styleId="Heading4Char">
    <w:name w:val="Heading 4 Char"/>
    <w:basedOn w:val="DefaultParagraphFont"/>
    <w:link w:val="Heading4"/>
    <w:uiPriority w:val="3"/>
    <w:rsid w:val="00385DD4"/>
    <w:rPr>
      <w:rFonts w:ascii="CMU Serif Roman" w:eastAsiaTheme="majorEastAsia" w:hAnsi="CMU Serif Roman"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62006B"/>
    <w:pPr>
      <w:ind w:left="284" w:hanging="284"/>
      <w:jc w:val="left"/>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A266DA"/>
    <w:pPr>
      <w:ind w:firstLine="0"/>
    </w:pPr>
    <w:rPr>
      <w:sz w:val="16"/>
      <w:szCs w:val="16"/>
    </w:rPr>
  </w:style>
  <w:style w:type="character" w:customStyle="1" w:styleId="FootnoteTextChar">
    <w:name w:val="Footnote Text Char"/>
    <w:basedOn w:val="DefaultParagraphFont"/>
    <w:link w:val="FootnoteText"/>
    <w:uiPriority w:val="99"/>
    <w:rsid w:val="00A266DA"/>
    <w:rPr>
      <w:rFonts w:ascii="CMU Serif Roman" w:hAnsi="CMU Serif Roman"/>
      <w:kern w:val="24"/>
      <w:sz w:val="16"/>
      <w:szCs w:val="16"/>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uiPriority w:val="99"/>
    <w:unhideWhenUsed/>
    <w:qFormat/>
    <w:rsid w:val="005403CF"/>
    <w:rPr>
      <w:sz w:val="16"/>
      <w:szCs w:val="16"/>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B36BCA"/>
    <w:pPr>
      <w:spacing w:before="240" w:line="276" w:lineRule="auto"/>
      <w:ind w:firstLine="0"/>
      <w:contextualSpacing/>
    </w:pPr>
    <w:rPr>
      <w:lang w:val="en-IE"/>
    </w:rPr>
  </w:style>
  <w:style w:type="paragraph" w:customStyle="1" w:styleId="SourceCode">
    <w:name w:val="SourceCode"/>
    <w:basedOn w:val="Normal"/>
    <w:next w:val="Normal"/>
    <w:qFormat/>
    <w:rsid w:val="00163676"/>
    <w:pPr>
      <w:spacing w:after="240"/>
      <w:contextualSpacing/>
    </w:pPr>
    <w:rPr>
      <w:rFonts w:ascii="Monaco" w:hAnsi="Monaco"/>
    </w:rPr>
  </w:style>
  <w:style w:type="character" w:customStyle="1" w:styleId="apple-converted-space">
    <w:name w:val="apple-converted-space"/>
    <w:basedOn w:val="DefaultParagraphFont"/>
    <w:rsid w:val="004E2DDF"/>
  </w:style>
  <w:style w:type="character" w:styleId="CommentReference">
    <w:name w:val="annotation reference"/>
    <w:basedOn w:val="DefaultParagraphFont"/>
    <w:uiPriority w:val="99"/>
    <w:semiHidden/>
    <w:unhideWhenUsed/>
    <w:rsid w:val="00E721ED"/>
    <w:rPr>
      <w:sz w:val="16"/>
      <w:szCs w:val="16"/>
    </w:rPr>
  </w:style>
  <w:style w:type="character" w:customStyle="1" w:styleId="md-plain">
    <w:name w:val="md-plain"/>
    <w:basedOn w:val="DefaultParagraphFont"/>
    <w:rsid w:val="00987CA0"/>
  </w:style>
  <w:style w:type="character" w:styleId="Hyperlink">
    <w:name w:val="Hyperlink"/>
    <w:basedOn w:val="DefaultParagraphFont"/>
    <w:uiPriority w:val="99"/>
    <w:unhideWhenUsed/>
    <w:rsid w:val="007F5427"/>
    <w:rPr>
      <w:color w:val="5F5F5F" w:themeColor="hyperlink"/>
      <w:u w:val="single"/>
    </w:rPr>
  </w:style>
  <w:style w:type="character" w:styleId="UnresolvedMention">
    <w:name w:val="Unresolved Mention"/>
    <w:basedOn w:val="DefaultParagraphFont"/>
    <w:uiPriority w:val="99"/>
    <w:semiHidden/>
    <w:unhideWhenUsed/>
    <w:rsid w:val="007F5427"/>
    <w:rPr>
      <w:color w:val="605E5C"/>
      <w:shd w:val="clear" w:color="auto" w:fill="E1DFDD"/>
    </w:rPr>
  </w:style>
  <w:style w:type="character" w:styleId="FollowedHyperlink">
    <w:name w:val="FollowedHyperlink"/>
    <w:basedOn w:val="DefaultParagraphFont"/>
    <w:uiPriority w:val="99"/>
    <w:semiHidden/>
    <w:unhideWhenUsed/>
    <w:rsid w:val="005D43EF"/>
    <w:rPr>
      <w:color w:val="919191" w:themeColor="followedHyperlink"/>
      <w:u w:val="single"/>
    </w:rPr>
  </w:style>
  <w:style w:type="paragraph" w:styleId="Revision">
    <w:name w:val="Revision"/>
    <w:hidden/>
    <w:uiPriority w:val="99"/>
    <w:semiHidden/>
    <w:rsid w:val="00D6401C"/>
    <w:pPr>
      <w:spacing w:line="240" w:lineRule="auto"/>
      <w:ind w:firstLine="0"/>
    </w:pPr>
    <w:rPr>
      <w:rFonts w:ascii="CMU Serif Roman" w:hAnsi="CMU Serif Roman"/>
      <w:kern w:val="24"/>
    </w:rPr>
  </w:style>
  <w:style w:type="character" w:styleId="PageNumber">
    <w:name w:val="page number"/>
    <w:basedOn w:val="DefaultParagraphFont"/>
    <w:uiPriority w:val="99"/>
    <w:semiHidden/>
    <w:unhideWhenUsed/>
    <w:rsid w:val="00EA5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6364">
      <w:bodyDiv w:val="1"/>
      <w:marLeft w:val="0"/>
      <w:marRight w:val="0"/>
      <w:marTop w:val="0"/>
      <w:marBottom w:val="0"/>
      <w:divBdr>
        <w:top w:val="none" w:sz="0" w:space="0" w:color="auto"/>
        <w:left w:val="none" w:sz="0" w:space="0" w:color="auto"/>
        <w:bottom w:val="none" w:sz="0" w:space="0" w:color="auto"/>
        <w:right w:val="none" w:sz="0" w:space="0" w:color="auto"/>
      </w:divBdr>
    </w:div>
    <w:div w:id="12362647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3908086">
      <w:bodyDiv w:val="1"/>
      <w:marLeft w:val="0"/>
      <w:marRight w:val="0"/>
      <w:marTop w:val="0"/>
      <w:marBottom w:val="0"/>
      <w:divBdr>
        <w:top w:val="none" w:sz="0" w:space="0" w:color="auto"/>
        <w:left w:val="none" w:sz="0" w:space="0" w:color="auto"/>
        <w:bottom w:val="none" w:sz="0" w:space="0" w:color="auto"/>
        <w:right w:val="none" w:sz="0" w:space="0" w:color="auto"/>
      </w:divBdr>
      <w:divsChild>
        <w:div w:id="171460363">
          <w:marLeft w:val="0"/>
          <w:marRight w:val="0"/>
          <w:marTop w:val="0"/>
          <w:marBottom w:val="0"/>
          <w:divBdr>
            <w:top w:val="none" w:sz="0" w:space="0" w:color="auto"/>
            <w:left w:val="none" w:sz="0" w:space="0" w:color="auto"/>
            <w:bottom w:val="none" w:sz="0" w:space="0" w:color="auto"/>
            <w:right w:val="none" w:sz="0" w:space="0" w:color="auto"/>
          </w:divBdr>
          <w:divsChild>
            <w:div w:id="2055083780">
              <w:marLeft w:val="0"/>
              <w:marRight w:val="0"/>
              <w:marTop w:val="0"/>
              <w:marBottom w:val="0"/>
              <w:divBdr>
                <w:top w:val="none" w:sz="0" w:space="0" w:color="auto"/>
                <w:left w:val="none" w:sz="0" w:space="0" w:color="auto"/>
                <w:bottom w:val="none" w:sz="0" w:space="0" w:color="auto"/>
                <w:right w:val="none" w:sz="0" w:space="0" w:color="auto"/>
              </w:divBdr>
              <w:divsChild>
                <w:div w:id="11211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611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6911591">
      <w:bodyDiv w:val="1"/>
      <w:marLeft w:val="0"/>
      <w:marRight w:val="0"/>
      <w:marTop w:val="0"/>
      <w:marBottom w:val="0"/>
      <w:divBdr>
        <w:top w:val="none" w:sz="0" w:space="0" w:color="auto"/>
        <w:left w:val="none" w:sz="0" w:space="0" w:color="auto"/>
        <w:bottom w:val="none" w:sz="0" w:space="0" w:color="auto"/>
        <w:right w:val="none" w:sz="0" w:space="0" w:color="auto"/>
      </w:divBdr>
    </w:div>
    <w:div w:id="274793487">
      <w:bodyDiv w:val="1"/>
      <w:marLeft w:val="0"/>
      <w:marRight w:val="0"/>
      <w:marTop w:val="0"/>
      <w:marBottom w:val="0"/>
      <w:divBdr>
        <w:top w:val="none" w:sz="0" w:space="0" w:color="auto"/>
        <w:left w:val="none" w:sz="0" w:space="0" w:color="auto"/>
        <w:bottom w:val="none" w:sz="0" w:space="0" w:color="auto"/>
        <w:right w:val="none" w:sz="0" w:space="0" w:color="auto"/>
      </w:divBdr>
    </w:div>
    <w:div w:id="29117678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886908">
      <w:bodyDiv w:val="1"/>
      <w:marLeft w:val="0"/>
      <w:marRight w:val="0"/>
      <w:marTop w:val="0"/>
      <w:marBottom w:val="0"/>
      <w:divBdr>
        <w:top w:val="none" w:sz="0" w:space="0" w:color="auto"/>
        <w:left w:val="none" w:sz="0" w:space="0" w:color="auto"/>
        <w:bottom w:val="none" w:sz="0" w:space="0" w:color="auto"/>
        <w:right w:val="none" w:sz="0" w:space="0" w:color="auto"/>
      </w:divBdr>
    </w:div>
    <w:div w:id="360984389">
      <w:bodyDiv w:val="1"/>
      <w:marLeft w:val="0"/>
      <w:marRight w:val="0"/>
      <w:marTop w:val="0"/>
      <w:marBottom w:val="0"/>
      <w:divBdr>
        <w:top w:val="none" w:sz="0" w:space="0" w:color="auto"/>
        <w:left w:val="none" w:sz="0" w:space="0" w:color="auto"/>
        <w:bottom w:val="none" w:sz="0" w:space="0" w:color="auto"/>
        <w:right w:val="none" w:sz="0" w:space="0" w:color="auto"/>
      </w:divBdr>
      <w:divsChild>
        <w:div w:id="1985546601">
          <w:marLeft w:val="0"/>
          <w:marRight w:val="0"/>
          <w:marTop w:val="0"/>
          <w:marBottom w:val="0"/>
          <w:divBdr>
            <w:top w:val="none" w:sz="0" w:space="0" w:color="auto"/>
            <w:left w:val="none" w:sz="0" w:space="0" w:color="auto"/>
            <w:bottom w:val="none" w:sz="0" w:space="0" w:color="auto"/>
            <w:right w:val="none" w:sz="0" w:space="0" w:color="auto"/>
          </w:divBdr>
          <w:divsChild>
            <w:div w:id="1588465124">
              <w:marLeft w:val="0"/>
              <w:marRight w:val="0"/>
              <w:marTop w:val="0"/>
              <w:marBottom w:val="0"/>
              <w:divBdr>
                <w:top w:val="none" w:sz="0" w:space="0" w:color="auto"/>
                <w:left w:val="none" w:sz="0" w:space="0" w:color="auto"/>
                <w:bottom w:val="none" w:sz="0" w:space="0" w:color="auto"/>
                <w:right w:val="none" w:sz="0" w:space="0" w:color="auto"/>
              </w:divBdr>
              <w:divsChild>
                <w:div w:id="9677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234409">
      <w:bodyDiv w:val="1"/>
      <w:marLeft w:val="0"/>
      <w:marRight w:val="0"/>
      <w:marTop w:val="0"/>
      <w:marBottom w:val="0"/>
      <w:divBdr>
        <w:top w:val="none" w:sz="0" w:space="0" w:color="auto"/>
        <w:left w:val="none" w:sz="0" w:space="0" w:color="auto"/>
        <w:bottom w:val="none" w:sz="0" w:space="0" w:color="auto"/>
        <w:right w:val="none" w:sz="0" w:space="0" w:color="auto"/>
      </w:divBdr>
    </w:div>
    <w:div w:id="407583635">
      <w:bodyDiv w:val="1"/>
      <w:marLeft w:val="0"/>
      <w:marRight w:val="0"/>
      <w:marTop w:val="0"/>
      <w:marBottom w:val="0"/>
      <w:divBdr>
        <w:top w:val="none" w:sz="0" w:space="0" w:color="auto"/>
        <w:left w:val="none" w:sz="0" w:space="0" w:color="auto"/>
        <w:bottom w:val="none" w:sz="0" w:space="0" w:color="auto"/>
        <w:right w:val="none" w:sz="0" w:space="0" w:color="auto"/>
      </w:divBdr>
    </w:div>
    <w:div w:id="4107816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643135">
      <w:bodyDiv w:val="1"/>
      <w:marLeft w:val="0"/>
      <w:marRight w:val="0"/>
      <w:marTop w:val="0"/>
      <w:marBottom w:val="0"/>
      <w:divBdr>
        <w:top w:val="none" w:sz="0" w:space="0" w:color="auto"/>
        <w:left w:val="none" w:sz="0" w:space="0" w:color="auto"/>
        <w:bottom w:val="none" w:sz="0" w:space="0" w:color="auto"/>
        <w:right w:val="none" w:sz="0" w:space="0" w:color="auto"/>
      </w:divBdr>
    </w:div>
    <w:div w:id="479083732">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505751017">
      <w:bodyDiv w:val="1"/>
      <w:marLeft w:val="0"/>
      <w:marRight w:val="0"/>
      <w:marTop w:val="0"/>
      <w:marBottom w:val="0"/>
      <w:divBdr>
        <w:top w:val="none" w:sz="0" w:space="0" w:color="auto"/>
        <w:left w:val="none" w:sz="0" w:space="0" w:color="auto"/>
        <w:bottom w:val="none" w:sz="0" w:space="0" w:color="auto"/>
        <w:right w:val="none" w:sz="0" w:space="0" w:color="auto"/>
      </w:divBdr>
    </w:div>
    <w:div w:id="579557773">
      <w:bodyDiv w:val="1"/>
      <w:marLeft w:val="0"/>
      <w:marRight w:val="0"/>
      <w:marTop w:val="0"/>
      <w:marBottom w:val="0"/>
      <w:divBdr>
        <w:top w:val="none" w:sz="0" w:space="0" w:color="auto"/>
        <w:left w:val="none" w:sz="0" w:space="0" w:color="auto"/>
        <w:bottom w:val="none" w:sz="0" w:space="0" w:color="auto"/>
        <w:right w:val="none" w:sz="0" w:space="0" w:color="auto"/>
      </w:divBdr>
    </w:div>
    <w:div w:id="580068292">
      <w:bodyDiv w:val="1"/>
      <w:marLeft w:val="0"/>
      <w:marRight w:val="0"/>
      <w:marTop w:val="0"/>
      <w:marBottom w:val="0"/>
      <w:divBdr>
        <w:top w:val="none" w:sz="0" w:space="0" w:color="auto"/>
        <w:left w:val="none" w:sz="0" w:space="0" w:color="auto"/>
        <w:bottom w:val="none" w:sz="0" w:space="0" w:color="auto"/>
        <w:right w:val="none" w:sz="0" w:space="0" w:color="auto"/>
      </w:divBdr>
    </w:div>
    <w:div w:id="583227356">
      <w:bodyDiv w:val="1"/>
      <w:marLeft w:val="0"/>
      <w:marRight w:val="0"/>
      <w:marTop w:val="0"/>
      <w:marBottom w:val="0"/>
      <w:divBdr>
        <w:top w:val="none" w:sz="0" w:space="0" w:color="auto"/>
        <w:left w:val="none" w:sz="0" w:space="0" w:color="auto"/>
        <w:bottom w:val="none" w:sz="0" w:space="0" w:color="auto"/>
        <w:right w:val="none" w:sz="0" w:space="0" w:color="auto"/>
      </w:divBdr>
    </w:div>
    <w:div w:id="59077127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3507340">
      <w:bodyDiv w:val="1"/>
      <w:marLeft w:val="0"/>
      <w:marRight w:val="0"/>
      <w:marTop w:val="0"/>
      <w:marBottom w:val="0"/>
      <w:divBdr>
        <w:top w:val="none" w:sz="0" w:space="0" w:color="auto"/>
        <w:left w:val="none" w:sz="0" w:space="0" w:color="auto"/>
        <w:bottom w:val="none" w:sz="0" w:space="0" w:color="auto"/>
        <w:right w:val="none" w:sz="0" w:space="0" w:color="auto"/>
      </w:divBdr>
    </w:div>
    <w:div w:id="756483676">
      <w:bodyDiv w:val="1"/>
      <w:marLeft w:val="0"/>
      <w:marRight w:val="0"/>
      <w:marTop w:val="0"/>
      <w:marBottom w:val="0"/>
      <w:divBdr>
        <w:top w:val="none" w:sz="0" w:space="0" w:color="auto"/>
        <w:left w:val="none" w:sz="0" w:space="0" w:color="auto"/>
        <w:bottom w:val="none" w:sz="0" w:space="0" w:color="auto"/>
        <w:right w:val="none" w:sz="0" w:space="0" w:color="auto"/>
      </w:divBdr>
    </w:div>
    <w:div w:id="761338221">
      <w:bodyDiv w:val="1"/>
      <w:marLeft w:val="0"/>
      <w:marRight w:val="0"/>
      <w:marTop w:val="0"/>
      <w:marBottom w:val="0"/>
      <w:divBdr>
        <w:top w:val="none" w:sz="0" w:space="0" w:color="auto"/>
        <w:left w:val="none" w:sz="0" w:space="0" w:color="auto"/>
        <w:bottom w:val="none" w:sz="0" w:space="0" w:color="auto"/>
        <w:right w:val="none" w:sz="0" w:space="0" w:color="auto"/>
      </w:divBdr>
    </w:div>
    <w:div w:id="782844910">
      <w:bodyDiv w:val="1"/>
      <w:marLeft w:val="0"/>
      <w:marRight w:val="0"/>
      <w:marTop w:val="0"/>
      <w:marBottom w:val="0"/>
      <w:divBdr>
        <w:top w:val="none" w:sz="0" w:space="0" w:color="auto"/>
        <w:left w:val="none" w:sz="0" w:space="0" w:color="auto"/>
        <w:bottom w:val="none" w:sz="0" w:space="0" w:color="auto"/>
        <w:right w:val="none" w:sz="0" w:space="0" w:color="auto"/>
      </w:divBdr>
    </w:div>
    <w:div w:id="834299364">
      <w:bodyDiv w:val="1"/>
      <w:marLeft w:val="0"/>
      <w:marRight w:val="0"/>
      <w:marTop w:val="0"/>
      <w:marBottom w:val="0"/>
      <w:divBdr>
        <w:top w:val="none" w:sz="0" w:space="0" w:color="auto"/>
        <w:left w:val="none" w:sz="0" w:space="0" w:color="auto"/>
        <w:bottom w:val="none" w:sz="0" w:space="0" w:color="auto"/>
        <w:right w:val="none" w:sz="0" w:space="0" w:color="auto"/>
      </w:divBdr>
    </w:div>
    <w:div w:id="856385845">
      <w:bodyDiv w:val="1"/>
      <w:marLeft w:val="0"/>
      <w:marRight w:val="0"/>
      <w:marTop w:val="0"/>
      <w:marBottom w:val="0"/>
      <w:divBdr>
        <w:top w:val="none" w:sz="0" w:space="0" w:color="auto"/>
        <w:left w:val="none" w:sz="0" w:space="0" w:color="auto"/>
        <w:bottom w:val="none" w:sz="0" w:space="0" w:color="auto"/>
        <w:right w:val="none" w:sz="0" w:space="0" w:color="auto"/>
      </w:divBdr>
    </w:div>
    <w:div w:id="921718903">
      <w:bodyDiv w:val="1"/>
      <w:marLeft w:val="0"/>
      <w:marRight w:val="0"/>
      <w:marTop w:val="0"/>
      <w:marBottom w:val="0"/>
      <w:divBdr>
        <w:top w:val="none" w:sz="0" w:space="0" w:color="auto"/>
        <w:left w:val="none" w:sz="0" w:space="0" w:color="auto"/>
        <w:bottom w:val="none" w:sz="0" w:space="0" w:color="auto"/>
        <w:right w:val="none" w:sz="0" w:space="0" w:color="auto"/>
      </w:divBdr>
    </w:div>
    <w:div w:id="940336681">
      <w:bodyDiv w:val="1"/>
      <w:marLeft w:val="0"/>
      <w:marRight w:val="0"/>
      <w:marTop w:val="0"/>
      <w:marBottom w:val="0"/>
      <w:divBdr>
        <w:top w:val="none" w:sz="0" w:space="0" w:color="auto"/>
        <w:left w:val="none" w:sz="0" w:space="0" w:color="auto"/>
        <w:bottom w:val="none" w:sz="0" w:space="0" w:color="auto"/>
        <w:right w:val="none" w:sz="0" w:space="0" w:color="auto"/>
      </w:divBdr>
    </w:div>
    <w:div w:id="940721369">
      <w:bodyDiv w:val="1"/>
      <w:marLeft w:val="0"/>
      <w:marRight w:val="0"/>
      <w:marTop w:val="0"/>
      <w:marBottom w:val="0"/>
      <w:divBdr>
        <w:top w:val="none" w:sz="0" w:space="0" w:color="auto"/>
        <w:left w:val="none" w:sz="0" w:space="0" w:color="auto"/>
        <w:bottom w:val="none" w:sz="0" w:space="0" w:color="auto"/>
        <w:right w:val="none" w:sz="0" w:space="0" w:color="auto"/>
      </w:divBdr>
      <w:divsChild>
        <w:div w:id="429661004">
          <w:marLeft w:val="0"/>
          <w:marRight w:val="0"/>
          <w:marTop w:val="0"/>
          <w:marBottom w:val="0"/>
          <w:divBdr>
            <w:top w:val="none" w:sz="0" w:space="0" w:color="auto"/>
            <w:left w:val="none" w:sz="0" w:space="0" w:color="auto"/>
            <w:bottom w:val="none" w:sz="0" w:space="0" w:color="auto"/>
            <w:right w:val="none" w:sz="0" w:space="0" w:color="auto"/>
          </w:divBdr>
          <w:divsChild>
            <w:div w:id="1858959062">
              <w:marLeft w:val="0"/>
              <w:marRight w:val="0"/>
              <w:marTop w:val="0"/>
              <w:marBottom w:val="0"/>
              <w:divBdr>
                <w:top w:val="none" w:sz="0" w:space="0" w:color="auto"/>
                <w:left w:val="none" w:sz="0" w:space="0" w:color="auto"/>
                <w:bottom w:val="none" w:sz="0" w:space="0" w:color="auto"/>
                <w:right w:val="none" w:sz="0" w:space="0" w:color="auto"/>
              </w:divBdr>
              <w:divsChild>
                <w:div w:id="9444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654">
      <w:bodyDiv w:val="1"/>
      <w:marLeft w:val="0"/>
      <w:marRight w:val="0"/>
      <w:marTop w:val="0"/>
      <w:marBottom w:val="0"/>
      <w:divBdr>
        <w:top w:val="none" w:sz="0" w:space="0" w:color="auto"/>
        <w:left w:val="none" w:sz="0" w:space="0" w:color="auto"/>
        <w:bottom w:val="none" w:sz="0" w:space="0" w:color="auto"/>
        <w:right w:val="none" w:sz="0" w:space="0" w:color="auto"/>
      </w:divBdr>
    </w:div>
    <w:div w:id="984162617">
      <w:bodyDiv w:val="1"/>
      <w:marLeft w:val="0"/>
      <w:marRight w:val="0"/>
      <w:marTop w:val="0"/>
      <w:marBottom w:val="0"/>
      <w:divBdr>
        <w:top w:val="none" w:sz="0" w:space="0" w:color="auto"/>
        <w:left w:val="none" w:sz="0" w:space="0" w:color="auto"/>
        <w:bottom w:val="none" w:sz="0" w:space="0" w:color="auto"/>
        <w:right w:val="none" w:sz="0" w:space="0" w:color="auto"/>
      </w:divBdr>
    </w:div>
    <w:div w:id="991060671">
      <w:bodyDiv w:val="1"/>
      <w:marLeft w:val="0"/>
      <w:marRight w:val="0"/>
      <w:marTop w:val="0"/>
      <w:marBottom w:val="0"/>
      <w:divBdr>
        <w:top w:val="none" w:sz="0" w:space="0" w:color="auto"/>
        <w:left w:val="none" w:sz="0" w:space="0" w:color="auto"/>
        <w:bottom w:val="none" w:sz="0" w:space="0" w:color="auto"/>
        <w:right w:val="none" w:sz="0" w:space="0" w:color="auto"/>
      </w:divBdr>
    </w:div>
    <w:div w:id="101496066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515314">
      <w:bodyDiv w:val="1"/>
      <w:marLeft w:val="0"/>
      <w:marRight w:val="0"/>
      <w:marTop w:val="0"/>
      <w:marBottom w:val="0"/>
      <w:divBdr>
        <w:top w:val="none" w:sz="0" w:space="0" w:color="auto"/>
        <w:left w:val="none" w:sz="0" w:space="0" w:color="auto"/>
        <w:bottom w:val="none" w:sz="0" w:space="0" w:color="auto"/>
        <w:right w:val="none" w:sz="0" w:space="0" w:color="auto"/>
      </w:divBdr>
    </w:div>
    <w:div w:id="1092120882">
      <w:bodyDiv w:val="1"/>
      <w:marLeft w:val="0"/>
      <w:marRight w:val="0"/>
      <w:marTop w:val="0"/>
      <w:marBottom w:val="0"/>
      <w:divBdr>
        <w:top w:val="none" w:sz="0" w:space="0" w:color="auto"/>
        <w:left w:val="none" w:sz="0" w:space="0" w:color="auto"/>
        <w:bottom w:val="none" w:sz="0" w:space="0" w:color="auto"/>
        <w:right w:val="none" w:sz="0" w:space="0" w:color="auto"/>
      </w:divBdr>
    </w:div>
    <w:div w:id="116624369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104649">
      <w:bodyDiv w:val="1"/>
      <w:marLeft w:val="0"/>
      <w:marRight w:val="0"/>
      <w:marTop w:val="0"/>
      <w:marBottom w:val="0"/>
      <w:divBdr>
        <w:top w:val="none" w:sz="0" w:space="0" w:color="auto"/>
        <w:left w:val="none" w:sz="0" w:space="0" w:color="auto"/>
        <w:bottom w:val="none" w:sz="0" w:space="0" w:color="auto"/>
        <w:right w:val="none" w:sz="0" w:space="0" w:color="auto"/>
      </w:divBdr>
    </w:div>
    <w:div w:id="126688526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002033">
      <w:bodyDiv w:val="1"/>
      <w:marLeft w:val="0"/>
      <w:marRight w:val="0"/>
      <w:marTop w:val="0"/>
      <w:marBottom w:val="0"/>
      <w:divBdr>
        <w:top w:val="none" w:sz="0" w:space="0" w:color="auto"/>
        <w:left w:val="none" w:sz="0" w:space="0" w:color="auto"/>
        <w:bottom w:val="none" w:sz="0" w:space="0" w:color="auto"/>
        <w:right w:val="none" w:sz="0" w:space="0" w:color="auto"/>
      </w:divBdr>
    </w:div>
    <w:div w:id="1347709788">
      <w:bodyDiv w:val="1"/>
      <w:marLeft w:val="0"/>
      <w:marRight w:val="0"/>
      <w:marTop w:val="0"/>
      <w:marBottom w:val="0"/>
      <w:divBdr>
        <w:top w:val="none" w:sz="0" w:space="0" w:color="auto"/>
        <w:left w:val="none" w:sz="0" w:space="0" w:color="auto"/>
        <w:bottom w:val="none" w:sz="0" w:space="0" w:color="auto"/>
        <w:right w:val="none" w:sz="0" w:space="0" w:color="auto"/>
      </w:divBdr>
    </w:div>
    <w:div w:id="1348557921">
      <w:bodyDiv w:val="1"/>
      <w:marLeft w:val="0"/>
      <w:marRight w:val="0"/>
      <w:marTop w:val="0"/>
      <w:marBottom w:val="0"/>
      <w:divBdr>
        <w:top w:val="none" w:sz="0" w:space="0" w:color="auto"/>
        <w:left w:val="none" w:sz="0" w:space="0" w:color="auto"/>
        <w:bottom w:val="none" w:sz="0" w:space="0" w:color="auto"/>
        <w:right w:val="none" w:sz="0" w:space="0" w:color="auto"/>
      </w:divBdr>
    </w:div>
    <w:div w:id="1353801478">
      <w:bodyDiv w:val="1"/>
      <w:marLeft w:val="0"/>
      <w:marRight w:val="0"/>
      <w:marTop w:val="0"/>
      <w:marBottom w:val="0"/>
      <w:divBdr>
        <w:top w:val="none" w:sz="0" w:space="0" w:color="auto"/>
        <w:left w:val="none" w:sz="0" w:space="0" w:color="auto"/>
        <w:bottom w:val="none" w:sz="0" w:space="0" w:color="auto"/>
        <w:right w:val="none" w:sz="0" w:space="0" w:color="auto"/>
      </w:divBdr>
    </w:div>
    <w:div w:id="13668271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8093382">
      <w:bodyDiv w:val="1"/>
      <w:marLeft w:val="0"/>
      <w:marRight w:val="0"/>
      <w:marTop w:val="0"/>
      <w:marBottom w:val="0"/>
      <w:divBdr>
        <w:top w:val="none" w:sz="0" w:space="0" w:color="auto"/>
        <w:left w:val="none" w:sz="0" w:space="0" w:color="auto"/>
        <w:bottom w:val="none" w:sz="0" w:space="0" w:color="auto"/>
        <w:right w:val="none" w:sz="0" w:space="0" w:color="auto"/>
      </w:divBdr>
    </w:div>
    <w:div w:id="144187511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3744">
      <w:bodyDiv w:val="1"/>
      <w:marLeft w:val="0"/>
      <w:marRight w:val="0"/>
      <w:marTop w:val="0"/>
      <w:marBottom w:val="0"/>
      <w:divBdr>
        <w:top w:val="none" w:sz="0" w:space="0" w:color="auto"/>
        <w:left w:val="none" w:sz="0" w:space="0" w:color="auto"/>
        <w:bottom w:val="none" w:sz="0" w:space="0" w:color="auto"/>
        <w:right w:val="none" w:sz="0" w:space="0" w:color="auto"/>
      </w:divBdr>
    </w:div>
    <w:div w:id="15019633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7771790">
      <w:bodyDiv w:val="1"/>
      <w:marLeft w:val="0"/>
      <w:marRight w:val="0"/>
      <w:marTop w:val="0"/>
      <w:marBottom w:val="0"/>
      <w:divBdr>
        <w:top w:val="none" w:sz="0" w:space="0" w:color="auto"/>
        <w:left w:val="none" w:sz="0" w:space="0" w:color="auto"/>
        <w:bottom w:val="none" w:sz="0" w:space="0" w:color="auto"/>
        <w:right w:val="none" w:sz="0" w:space="0" w:color="auto"/>
      </w:divBdr>
      <w:divsChild>
        <w:div w:id="1452089451">
          <w:marLeft w:val="0"/>
          <w:marRight w:val="0"/>
          <w:marTop w:val="240"/>
          <w:marBottom w:val="240"/>
          <w:divBdr>
            <w:top w:val="none" w:sz="0" w:space="0" w:color="auto"/>
            <w:left w:val="none" w:sz="0" w:space="0" w:color="auto"/>
            <w:bottom w:val="none" w:sz="0" w:space="0" w:color="auto"/>
            <w:right w:val="none" w:sz="0" w:space="0" w:color="auto"/>
          </w:divBdr>
          <w:divsChild>
            <w:div w:id="987898327">
              <w:marLeft w:val="-225"/>
              <w:marRight w:val="-225"/>
              <w:marTop w:val="0"/>
              <w:marBottom w:val="0"/>
              <w:divBdr>
                <w:top w:val="none" w:sz="0" w:space="0" w:color="auto"/>
                <w:left w:val="none" w:sz="0" w:space="0" w:color="auto"/>
                <w:bottom w:val="none" w:sz="0" w:space="0" w:color="auto"/>
                <w:right w:val="none" w:sz="0" w:space="0" w:color="auto"/>
              </w:divBdr>
              <w:divsChild>
                <w:div w:id="3587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7720">
          <w:marLeft w:val="0"/>
          <w:marRight w:val="0"/>
          <w:marTop w:val="0"/>
          <w:marBottom w:val="0"/>
          <w:divBdr>
            <w:top w:val="none" w:sz="0" w:space="0" w:color="auto"/>
            <w:left w:val="none" w:sz="0" w:space="0" w:color="auto"/>
            <w:bottom w:val="none" w:sz="0" w:space="0" w:color="auto"/>
            <w:right w:val="none" w:sz="0" w:space="0" w:color="auto"/>
          </w:divBdr>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942068">
      <w:bodyDiv w:val="1"/>
      <w:marLeft w:val="0"/>
      <w:marRight w:val="0"/>
      <w:marTop w:val="0"/>
      <w:marBottom w:val="0"/>
      <w:divBdr>
        <w:top w:val="none" w:sz="0" w:space="0" w:color="auto"/>
        <w:left w:val="none" w:sz="0" w:space="0" w:color="auto"/>
        <w:bottom w:val="none" w:sz="0" w:space="0" w:color="auto"/>
        <w:right w:val="none" w:sz="0" w:space="0" w:color="auto"/>
      </w:divBdr>
    </w:div>
    <w:div w:id="1859781432">
      <w:bodyDiv w:val="1"/>
      <w:marLeft w:val="0"/>
      <w:marRight w:val="0"/>
      <w:marTop w:val="0"/>
      <w:marBottom w:val="0"/>
      <w:divBdr>
        <w:top w:val="none" w:sz="0" w:space="0" w:color="auto"/>
        <w:left w:val="none" w:sz="0" w:space="0" w:color="auto"/>
        <w:bottom w:val="none" w:sz="0" w:space="0" w:color="auto"/>
        <w:right w:val="none" w:sz="0" w:space="0" w:color="auto"/>
      </w:divBdr>
    </w:div>
    <w:div w:id="1909918138">
      <w:bodyDiv w:val="1"/>
      <w:marLeft w:val="0"/>
      <w:marRight w:val="0"/>
      <w:marTop w:val="0"/>
      <w:marBottom w:val="0"/>
      <w:divBdr>
        <w:top w:val="none" w:sz="0" w:space="0" w:color="auto"/>
        <w:left w:val="none" w:sz="0" w:space="0" w:color="auto"/>
        <w:bottom w:val="none" w:sz="0" w:space="0" w:color="auto"/>
        <w:right w:val="none" w:sz="0" w:space="0" w:color="auto"/>
      </w:divBdr>
    </w:div>
    <w:div w:id="1921479591">
      <w:bodyDiv w:val="1"/>
      <w:marLeft w:val="0"/>
      <w:marRight w:val="0"/>
      <w:marTop w:val="0"/>
      <w:marBottom w:val="0"/>
      <w:divBdr>
        <w:top w:val="none" w:sz="0" w:space="0" w:color="auto"/>
        <w:left w:val="none" w:sz="0" w:space="0" w:color="auto"/>
        <w:bottom w:val="none" w:sz="0" w:space="0" w:color="auto"/>
        <w:right w:val="none" w:sz="0" w:space="0" w:color="auto"/>
      </w:divBdr>
    </w:div>
    <w:div w:id="1927376599">
      <w:bodyDiv w:val="1"/>
      <w:marLeft w:val="0"/>
      <w:marRight w:val="0"/>
      <w:marTop w:val="0"/>
      <w:marBottom w:val="0"/>
      <w:divBdr>
        <w:top w:val="none" w:sz="0" w:space="0" w:color="auto"/>
        <w:left w:val="none" w:sz="0" w:space="0" w:color="auto"/>
        <w:bottom w:val="none" w:sz="0" w:space="0" w:color="auto"/>
        <w:right w:val="none" w:sz="0" w:space="0" w:color="auto"/>
      </w:divBdr>
    </w:div>
    <w:div w:id="1940749619">
      <w:bodyDiv w:val="1"/>
      <w:marLeft w:val="0"/>
      <w:marRight w:val="0"/>
      <w:marTop w:val="0"/>
      <w:marBottom w:val="0"/>
      <w:divBdr>
        <w:top w:val="none" w:sz="0" w:space="0" w:color="auto"/>
        <w:left w:val="none" w:sz="0" w:space="0" w:color="auto"/>
        <w:bottom w:val="none" w:sz="0" w:space="0" w:color="auto"/>
        <w:right w:val="none" w:sz="0" w:space="0" w:color="auto"/>
      </w:divBdr>
    </w:div>
    <w:div w:id="19705453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20012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0328641">
      <w:bodyDiv w:val="1"/>
      <w:marLeft w:val="0"/>
      <w:marRight w:val="0"/>
      <w:marTop w:val="0"/>
      <w:marBottom w:val="0"/>
      <w:divBdr>
        <w:top w:val="none" w:sz="0" w:space="0" w:color="auto"/>
        <w:left w:val="none" w:sz="0" w:space="0" w:color="auto"/>
        <w:bottom w:val="none" w:sz="0" w:space="0" w:color="auto"/>
        <w:right w:val="none" w:sz="0" w:space="0" w:color="auto"/>
      </w:divBdr>
    </w:div>
    <w:div w:id="211598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hyperlink" Target="https://osf.io/mb4ph" TargetMode="External"/><Relationship Id="rId19" Type="http://schemas.openxmlformats.org/officeDocument/2006/relationships/image" Target="media/image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osf.io/mb4ph" TargetMode="External"/><Relationship Id="rId22" Type="http://schemas.openxmlformats.org/officeDocument/2006/relationships/image" Target="media/image8.emf"/><Relationship Id="rId27" Type="http://schemas.openxmlformats.org/officeDocument/2006/relationships/hyperlink" Target="https://osf.io/mb4ph"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Ian:Library:Application%20Support:Microsoft:Office:User%20Templates:My%20Templates:APA%206th%20edition%20template%20CMU.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Confidence intervals for IRAP D scores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788BB0E4-F2B9-C64A-B519-A06D1C0E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Macintosh%20HD:Users:Ian:Library:Application%20Support:Microsoft:Office:User%20Templates:My%20Templates:APA%206th%20edition%20template%20CMU.dotx</Template>
  <TotalTime>2376</TotalTime>
  <Pages>15</Pages>
  <Words>29421</Words>
  <Characters>167702</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Ian Hussey</cp:lastModifiedBy>
  <cp:revision>2877</cp:revision>
  <dcterms:created xsi:type="dcterms:W3CDTF">2018-12-22T13:44:00Z</dcterms:created>
  <dcterms:modified xsi:type="dcterms:W3CDTF">2023-01-06T15:45:00Z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y fmtid="{D5CDD505-2E9C-101B-9397-08002B2CF9AE}" pid="3" name="ZOTERO_PREF_1">
    <vt:lpwstr>&lt;data data-version="3" zotero-version="6.0.15"&gt;&lt;session id="0w97YaIS"/&gt;&lt;style id="http://www.zotero.org/styles/apa" locale="en-US" hasBibliography="1" bibliographyStyleHasBeenSet="1"/&gt;&lt;prefs&gt;&lt;pref name="fieldType" value="Field"/&gt;&lt;pref name="dontAskDelayCi</vt:lpwstr>
  </property>
  <property fmtid="{D5CDD505-2E9C-101B-9397-08002B2CF9AE}" pid="4" name="ZOTERO_PREF_2">
    <vt:lpwstr>tationUpdates" value="true"/&gt;&lt;/prefs&gt;&lt;/data&gt;</vt:lpwstr>
  </property>
</Properties>
</file>